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C14" w:rsidRPr="00387228" w:rsidRDefault="00D23C14" w:rsidP="00D23C14">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0"/>
          <w:szCs w:val="48"/>
          <w:lang w:val="en-US" w:eastAsia="sk-SK"/>
        </w:rPr>
      </w:pPr>
      <w:bookmarkStart w:id="0" w:name="_GoBack"/>
      <w:bookmarkEnd w:id="0"/>
      <w:r w:rsidRPr="00387228">
        <w:rPr>
          <w:rFonts w:ascii="Segoe UI" w:eastAsia="Times New Roman" w:hAnsi="Segoe UI" w:cs="Segoe UI"/>
          <w:b/>
          <w:bCs/>
          <w:color w:val="24292E"/>
          <w:kern w:val="36"/>
          <w:sz w:val="40"/>
          <w:szCs w:val="48"/>
          <w:lang w:val="en-US" w:eastAsia="sk-SK"/>
        </w:rPr>
        <w:t>Machine Learning Engineer Nanodegree</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Capstone Project</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Jiri Manak</w:t>
      </w:r>
      <w:r w:rsidRPr="00387228">
        <w:rPr>
          <w:rFonts w:ascii="Segoe UI" w:eastAsia="Times New Roman" w:hAnsi="Segoe UI" w:cs="Segoe UI"/>
          <w:color w:val="24292E"/>
          <w:sz w:val="20"/>
          <w:szCs w:val="24"/>
          <w:lang w:val="en-US" w:eastAsia="sk-SK"/>
        </w:rPr>
        <w:br/>
        <w:t xml:space="preserve">August </w:t>
      </w:r>
      <w:r w:rsidR="004A070A">
        <w:rPr>
          <w:rFonts w:ascii="Segoe UI" w:eastAsia="Times New Roman" w:hAnsi="Segoe UI" w:cs="Segoe UI"/>
          <w:color w:val="24292E"/>
          <w:sz w:val="20"/>
          <w:szCs w:val="24"/>
          <w:lang w:val="en-US" w:eastAsia="sk-SK"/>
        </w:rPr>
        <w:t>13</w:t>
      </w:r>
      <w:r w:rsidRPr="00387228">
        <w:rPr>
          <w:rFonts w:ascii="Segoe UI" w:eastAsia="Times New Roman" w:hAnsi="Segoe UI" w:cs="Segoe UI"/>
          <w:color w:val="24292E"/>
          <w:sz w:val="20"/>
          <w:szCs w:val="24"/>
          <w:lang w:val="en-US" w:eastAsia="sk-SK"/>
        </w:rPr>
        <w:t>th, 2017</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 Definition</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Project Overview</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A purchase of a house is usually one of the largest investments in life of most people. For proper personal finance planning a knowledge of property price</w:t>
      </w:r>
      <w:r w:rsidR="00657886">
        <w:rPr>
          <w:rFonts w:ascii="Segoe UI" w:eastAsia="Times New Roman" w:hAnsi="Segoe UI" w:cs="Segoe UI"/>
          <w:color w:val="24292E"/>
          <w:sz w:val="20"/>
          <w:szCs w:val="24"/>
          <w:lang w:val="en-US" w:eastAsia="sk-SK"/>
        </w:rPr>
        <w:t>s</w:t>
      </w:r>
      <w:r w:rsidRPr="00387228">
        <w:rPr>
          <w:rFonts w:ascii="Segoe UI" w:eastAsia="Times New Roman" w:hAnsi="Segoe UI" w:cs="Segoe UI"/>
          <w:color w:val="24292E"/>
          <w:sz w:val="20"/>
          <w:szCs w:val="24"/>
          <w:lang w:val="en-US" w:eastAsia="sk-SK"/>
        </w:rPr>
        <w:t xml:space="preserve"> is </w:t>
      </w:r>
      <w:r w:rsidR="00657886">
        <w:rPr>
          <w:rFonts w:ascii="Segoe UI" w:eastAsia="Times New Roman" w:hAnsi="Segoe UI" w:cs="Segoe UI"/>
          <w:color w:val="24292E"/>
          <w:sz w:val="20"/>
          <w:szCs w:val="24"/>
          <w:lang w:val="en-US" w:eastAsia="sk-SK"/>
        </w:rPr>
        <w:t>the</w:t>
      </w:r>
      <w:r w:rsidRPr="00387228">
        <w:rPr>
          <w:rFonts w:ascii="Segoe UI" w:eastAsia="Times New Roman" w:hAnsi="Segoe UI" w:cs="Segoe UI"/>
          <w:color w:val="24292E"/>
          <w:sz w:val="20"/>
          <w:szCs w:val="24"/>
          <w:lang w:val="en-US" w:eastAsia="sk-SK"/>
        </w:rPr>
        <w:t xml:space="preserve"> first step towards this goal. </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price of a house is determined by </w:t>
      </w:r>
      <w:r w:rsidR="00657886">
        <w:rPr>
          <w:rFonts w:ascii="Segoe UI" w:eastAsia="Times New Roman" w:hAnsi="Segoe UI" w:cs="Segoe UI"/>
          <w:color w:val="24292E"/>
          <w:sz w:val="20"/>
          <w:szCs w:val="24"/>
          <w:lang w:val="en-US" w:eastAsia="sk-SK"/>
        </w:rPr>
        <w:t xml:space="preserve">a </w:t>
      </w:r>
      <w:r w:rsidRPr="00387228">
        <w:rPr>
          <w:rFonts w:ascii="Segoe UI" w:eastAsia="Times New Roman" w:hAnsi="Segoe UI" w:cs="Segoe UI"/>
          <w:color w:val="24292E"/>
          <w:sz w:val="20"/>
          <w:szCs w:val="24"/>
          <w:lang w:val="en-US" w:eastAsia="sk-SK"/>
        </w:rPr>
        <w:t xml:space="preserve">number of features. </w:t>
      </w:r>
      <w:r w:rsidR="00C94028" w:rsidRPr="00387228">
        <w:rPr>
          <w:rFonts w:ascii="Segoe UI" w:eastAsia="Times New Roman" w:hAnsi="Segoe UI" w:cs="Segoe UI"/>
          <w:color w:val="24292E"/>
          <w:sz w:val="20"/>
          <w:szCs w:val="24"/>
          <w:lang w:val="en-US" w:eastAsia="sk-SK"/>
        </w:rPr>
        <w:t>The n</w:t>
      </w:r>
      <w:r w:rsidRPr="00387228">
        <w:rPr>
          <w:rFonts w:ascii="Segoe UI" w:eastAsia="Times New Roman" w:hAnsi="Segoe UI" w:cs="Segoe UI"/>
          <w:color w:val="24292E"/>
          <w:sz w:val="20"/>
          <w:szCs w:val="24"/>
          <w:lang w:val="en-US" w:eastAsia="sk-SK"/>
        </w:rPr>
        <w:t>umber of square meters, number of rooms and house location are the common attributes. Anyhow</w:t>
      </w:r>
      <w:r w:rsidR="001B3396" w:rsidRPr="00387228">
        <w:rPr>
          <w:rFonts w:ascii="Segoe UI" w:eastAsia="Times New Roman" w:hAnsi="Segoe UI" w:cs="Segoe UI"/>
          <w:color w:val="24292E"/>
          <w:sz w:val="20"/>
          <w:szCs w:val="24"/>
          <w:lang w:val="en-US" w:eastAsia="sk-SK"/>
        </w:rPr>
        <w:t>,</w:t>
      </w:r>
      <w:r w:rsidRPr="00387228">
        <w:rPr>
          <w:rFonts w:ascii="Segoe UI" w:eastAsia="Times New Roman" w:hAnsi="Segoe UI" w:cs="Segoe UI"/>
          <w:color w:val="24292E"/>
          <w:sz w:val="20"/>
          <w:szCs w:val="24"/>
          <w:lang w:val="en-US" w:eastAsia="sk-SK"/>
        </w:rPr>
        <w:t xml:space="preserve"> </w:t>
      </w:r>
      <w:r w:rsidR="00657886">
        <w:rPr>
          <w:rFonts w:ascii="Segoe UI" w:eastAsia="Times New Roman" w:hAnsi="Segoe UI" w:cs="Segoe UI"/>
          <w:color w:val="24292E"/>
          <w:sz w:val="20"/>
          <w:szCs w:val="24"/>
          <w:lang w:val="en-US" w:eastAsia="sk-SK"/>
        </w:rPr>
        <w:t xml:space="preserve">the </w:t>
      </w:r>
      <w:r w:rsidRPr="00387228">
        <w:rPr>
          <w:rFonts w:ascii="Segoe UI" w:eastAsia="Times New Roman" w:hAnsi="Segoe UI" w:cs="Segoe UI"/>
          <w:color w:val="24292E"/>
          <w:sz w:val="20"/>
          <w:szCs w:val="24"/>
          <w:lang w:val="en-US" w:eastAsia="sk-SK"/>
        </w:rPr>
        <w:t>price of the house can be influenced by some specific features.  For a buyer, it would be interesting to know not only an average price of the property with required attributes</w:t>
      </w:r>
      <w:r w:rsidR="00657886">
        <w:rPr>
          <w:rFonts w:ascii="Segoe UI" w:eastAsia="Times New Roman" w:hAnsi="Segoe UI" w:cs="Segoe UI"/>
          <w:color w:val="24292E"/>
          <w:sz w:val="20"/>
          <w:szCs w:val="24"/>
          <w:lang w:val="en-US" w:eastAsia="sk-SK"/>
        </w:rPr>
        <w:t>,</w:t>
      </w:r>
      <w:r w:rsidRPr="00387228">
        <w:rPr>
          <w:rFonts w:ascii="Segoe UI" w:eastAsia="Times New Roman" w:hAnsi="Segoe UI" w:cs="Segoe UI"/>
          <w:color w:val="24292E"/>
          <w:sz w:val="20"/>
          <w:szCs w:val="24"/>
          <w:lang w:val="en-US" w:eastAsia="sk-SK"/>
        </w:rPr>
        <w:t xml:space="preserve"> but also which features influence the price most. Comparing </w:t>
      </w:r>
      <w:ins w:id="1" w:author="Jiří Maňák" w:date="2017-08-14T16:16:00Z">
        <w:r w:rsidR="00E06185">
          <w:rPr>
            <w:rFonts w:ascii="Segoe UI" w:eastAsia="Times New Roman" w:hAnsi="Segoe UI" w:cs="Segoe UI"/>
            <w:color w:val="24292E"/>
            <w:sz w:val="20"/>
            <w:szCs w:val="24"/>
            <w:lang w:val="en-US" w:eastAsia="sk-SK"/>
          </w:rPr>
          <w:t xml:space="preserve">the </w:t>
        </w:r>
      </w:ins>
      <w:r w:rsidRPr="00387228">
        <w:rPr>
          <w:rFonts w:ascii="Segoe UI" w:eastAsia="Times New Roman" w:hAnsi="Segoe UI" w:cs="Segoe UI"/>
          <w:color w:val="24292E"/>
          <w:sz w:val="20"/>
          <w:szCs w:val="24"/>
          <w:lang w:val="en-US" w:eastAsia="sk-SK"/>
        </w:rPr>
        <w:t>features</w:t>
      </w:r>
      <w:del w:id="2" w:author="Jiří Maňák" w:date="2017-08-14T16:15:00Z">
        <w:r w:rsidRPr="00387228" w:rsidDel="00E06185">
          <w:rPr>
            <w:rFonts w:ascii="Segoe UI" w:eastAsia="Times New Roman" w:hAnsi="Segoe UI" w:cs="Segoe UI"/>
            <w:color w:val="24292E"/>
            <w:sz w:val="20"/>
            <w:szCs w:val="24"/>
            <w:lang w:val="en-US" w:eastAsia="sk-SK"/>
          </w:rPr>
          <w:delText>,</w:delText>
        </w:r>
      </w:del>
      <w:r w:rsidRPr="00387228">
        <w:rPr>
          <w:rFonts w:ascii="Segoe UI" w:eastAsia="Times New Roman" w:hAnsi="Segoe UI" w:cs="Segoe UI"/>
          <w:color w:val="24292E"/>
          <w:sz w:val="20"/>
          <w:szCs w:val="24"/>
          <w:lang w:val="en-US" w:eastAsia="sk-SK"/>
        </w:rPr>
        <w:t xml:space="preserve"> which have the strongest impact on the price with the personal preferences</w:t>
      </w:r>
      <w:ins w:id="3" w:author="Jiří Maňák" w:date="2017-08-14T16:16:00Z">
        <w:r w:rsidR="00E06185">
          <w:rPr>
            <w:rFonts w:ascii="Segoe UI" w:eastAsia="Times New Roman" w:hAnsi="Segoe UI" w:cs="Segoe UI"/>
            <w:color w:val="24292E"/>
            <w:sz w:val="20"/>
            <w:szCs w:val="24"/>
            <w:lang w:val="en-US" w:eastAsia="sk-SK"/>
          </w:rPr>
          <w:t xml:space="preserve"> </w:t>
        </w:r>
      </w:ins>
      <w:del w:id="4" w:author="Jiří Maňák" w:date="2017-08-14T16:16:00Z">
        <w:r w:rsidRPr="00387228" w:rsidDel="00E06185">
          <w:rPr>
            <w:rFonts w:ascii="Segoe UI" w:eastAsia="Times New Roman" w:hAnsi="Segoe UI" w:cs="Segoe UI"/>
            <w:color w:val="24292E"/>
            <w:sz w:val="20"/>
            <w:szCs w:val="24"/>
            <w:lang w:val="en-US" w:eastAsia="sk-SK"/>
          </w:rPr>
          <w:delText xml:space="preserve">, </w:delText>
        </w:r>
      </w:del>
      <w:r w:rsidRPr="00387228">
        <w:rPr>
          <w:rFonts w:ascii="Segoe UI" w:eastAsia="Times New Roman" w:hAnsi="Segoe UI" w:cs="Segoe UI"/>
          <w:color w:val="24292E"/>
          <w:sz w:val="20"/>
          <w:szCs w:val="24"/>
          <w:lang w:val="en-US" w:eastAsia="sk-SK"/>
        </w:rPr>
        <w:t xml:space="preserve">allows </w:t>
      </w:r>
      <w:r w:rsidR="00E06185">
        <w:rPr>
          <w:rFonts w:ascii="Segoe UI" w:eastAsia="Times New Roman" w:hAnsi="Segoe UI" w:cs="Segoe UI"/>
          <w:color w:val="24292E"/>
          <w:sz w:val="20"/>
          <w:szCs w:val="24"/>
          <w:lang w:val="en-US" w:eastAsia="sk-SK"/>
        </w:rPr>
        <w:t xml:space="preserve">the </w:t>
      </w:r>
      <w:r w:rsidRPr="00387228">
        <w:rPr>
          <w:rFonts w:ascii="Segoe UI" w:eastAsia="Times New Roman" w:hAnsi="Segoe UI" w:cs="Segoe UI"/>
          <w:color w:val="24292E"/>
          <w:sz w:val="20"/>
          <w:szCs w:val="24"/>
          <w:lang w:val="en-US" w:eastAsia="sk-SK"/>
        </w:rPr>
        <w:t xml:space="preserve">buyer to make a tradeoff between the dream house and </w:t>
      </w:r>
      <w:r w:rsidR="00E06185">
        <w:rPr>
          <w:rFonts w:ascii="Segoe UI" w:eastAsia="Times New Roman" w:hAnsi="Segoe UI" w:cs="Segoe UI"/>
          <w:color w:val="24292E"/>
          <w:sz w:val="20"/>
          <w:szCs w:val="24"/>
          <w:lang w:val="en-US" w:eastAsia="sk-SK"/>
        </w:rPr>
        <w:t xml:space="preserve">their </w:t>
      </w:r>
      <w:r w:rsidRPr="00387228">
        <w:rPr>
          <w:rFonts w:ascii="Segoe UI" w:eastAsia="Times New Roman" w:hAnsi="Segoe UI" w:cs="Segoe UI"/>
          <w:color w:val="24292E"/>
          <w:sz w:val="20"/>
          <w:szCs w:val="24"/>
          <w:lang w:val="en-US" w:eastAsia="sk-SK"/>
        </w:rPr>
        <w:t>budget.</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Problem Statement</w:t>
      </w:r>
    </w:p>
    <w:p w:rsidR="007910CD" w:rsidRPr="00387228" w:rsidRDefault="00AB25A9"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We have a </w:t>
      </w:r>
      <w:r w:rsidR="007910CD" w:rsidRPr="00387228">
        <w:rPr>
          <w:rFonts w:ascii="Segoe UI" w:eastAsia="Times New Roman" w:hAnsi="Segoe UI" w:cs="Segoe UI"/>
          <w:color w:val="24292E"/>
          <w:sz w:val="20"/>
          <w:szCs w:val="24"/>
          <w:lang w:val="en-US" w:eastAsia="sk-SK"/>
        </w:rPr>
        <w:t>collection of data about</w:t>
      </w:r>
      <w:r w:rsidRPr="00387228">
        <w:rPr>
          <w:rFonts w:ascii="Segoe UI" w:eastAsia="Times New Roman" w:hAnsi="Segoe UI" w:cs="Segoe UI"/>
          <w:color w:val="24292E"/>
          <w:sz w:val="20"/>
          <w:szCs w:val="24"/>
          <w:lang w:val="en-US" w:eastAsia="sk-SK"/>
        </w:rPr>
        <w:t xml:space="preserve"> houses which </w:t>
      </w:r>
      <w:ins w:id="5" w:author="Jiří Maňák" w:date="2017-08-14T16:17:00Z">
        <w:r w:rsidR="00E06185">
          <w:rPr>
            <w:rFonts w:ascii="Segoe UI" w:eastAsia="Times New Roman" w:hAnsi="Segoe UI" w:cs="Segoe UI"/>
            <w:color w:val="24292E"/>
            <w:sz w:val="20"/>
            <w:szCs w:val="24"/>
            <w:lang w:val="en-US" w:eastAsia="sk-SK"/>
          </w:rPr>
          <w:t>have already been</w:t>
        </w:r>
      </w:ins>
      <w:del w:id="6" w:author="Jiří Maňák" w:date="2017-08-14T16:17:00Z">
        <w:r w:rsidRPr="00387228" w:rsidDel="00E06185">
          <w:rPr>
            <w:rFonts w:ascii="Segoe UI" w:eastAsia="Times New Roman" w:hAnsi="Segoe UI" w:cs="Segoe UI"/>
            <w:color w:val="24292E"/>
            <w:sz w:val="20"/>
            <w:szCs w:val="24"/>
            <w:lang w:val="en-US" w:eastAsia="sk-SK"/>
          </w:rPr>
          <w:delText>were</w:delText>
        </w:r>
      </w:del>
      <w:r w:rsidRPr="00387228">
        <w:rPr>
          <w:rFonts w:ascii="Segoe UI" w:eastAsia="Times New Roman" w:hAnsi="Segoe UI" w:cs="Segoe UI"/>
          <w:color w:val="24292E"/>
          <w:sz w:val="20"/>
          <w:szCs w:val="24"/>
          <w:lang w:val="en-US" w:eastAsia="sk-SK"/>
        </w:rPr>
        <w:t xml:space="preserve"> </w:t>
      </w:r>
      <w:del w:id="7" w:author="Jiří Maňák" w:date="2017-08-14T16:17:00Z">
        <w:r w:rsidRPr="00387228" w:rsidDel="00E06185">
          <w:rPr>
            <w:rFonts w:ascii="Segoe UI" w:eastAsia="Times New Roman" w:hAnsi="Segoe UI" w:cs="Segoe UI"/>
            <w:color w:val="24292E"/>
            <w:sz w:val="20"/>
            <w:szCs w:val="24"/>
            <w:lang w:val="en-US" w:eastAsia="sk-SK"/>
          </w:rPr>
          <w:delText xml:space="preserve">already </w:delText>
        </w:r>
      </w:del>
      <w:r w:rsidRPr="00387228">
        <w:rPr>
          <w:rFonts w:ascii="Segoe UI" w:eastAsia="Times New Roman" w:hAnsi="Segoe UI" w:cs="Segoe UI"/>
          <w:color w:val="24292E"/>
          <w:sz w:val="20"/>
          <w:szCs w:val="24"/>
          <w:lang w:val="en-US" w:eastAsia="sk-SK"/>
        </w:rPr>
        <w:t>sold. Base</w:t>
      </w:r>
      <w:ins w:id="8" w:author="Jiří Maňák" w:date="2017-08-14T16:17:00Z">
        <w:r w:rsidR="00E06185">
          <w:rPr>
            <w:rFonts w:ascii="Segoe UI" w:eastAsia="Times New Roman" w:hAnsi="Segoe UI" w:cs="Segoe UI"/>
            <w:color w:val="24292E"/>
            <w:sz w:val="20"/>
            <w:szCs w:val="24"/>
            <w:lang w:val="en-US" w:eastAsia="sk-SK"/>
          </w:rPr>
          <w:t>d</w:t>
        </w:r>
      </w:ins>
      <w:r w:rsidRPr="00387228">
        <w:rPr>
          <w:rFonts w:ascii="Segoe UI" w:eastAsia="Times New Roman" w:hAnsi="Segoe UI" w:cs="Segoe UI"/>
          <w:color w:val="24292E"/>
          <w:sz w:val="20"/>
          <w:szCs w:val="24"/>
          <w:lang w:val="en-US" w:eastAsia="sk-SK"/>
        </w:rPr>
        <w:t xml:space="preserve"> on this</w:t>
      </w:r>
      <w:r w:rsidR="00C94028" w:rsidRPr="00387228">
        <w:rPr>
          <w:rFonts w:ascii="Segoe UI" w:eastAsia="Times New Roman" w:hAnsi="Segoe UI" w:cs="Segoe UI"/>
          <w:color w:val="24292E"/>
          <w:sz w:val="20"/>
          <w:szCs w:val="24"/>
          <w:lang w:val="en-US" w:eastAsia="sk-SK"/>
        </w:rPr>
        <w:t xml:space="preserve"> data</w:t>
      </w:r>
      <w:r w:rsidRPr="00387228">
        <w:rPr>
          <w:rFonts w:ascii="Segoe UI" w:eastAsia="Times New Roman" w:hAnsi="Segoe UI" w:cs="Segoe UI"/>
          <w:color w:val="24292E"/>
          <w:sz w:val="20"/>
          <w:szCs w:val="24"/>
          <w:lang w:val="en-US" w:eastAsia="sk-SK"/>
        </w:rPr>
        <w:t>,</w:t>
      </w:r>
      <w:r w:rsidR="007910CD" w:rsidRPr="00387228">
        <w:rPr>
          <w:rFonts w:ascii="Segoe UI" w:eastAsia="Times New Roman" w:hAnsi="Segoe UI" w:cs="Segoe UI"/>
          <w:color w:val="24292E"/>
          <w:sz w:val="20"/>
          <w:szCs w:val="24"/>
          <w:lang w:val="en-US" w:eastAsia="sk-SK"/>
        </w:rPr>
        <w:t xml:space="preserve"> can we predict how much </w:t>
      </w:r>
      <w:del w:id="9" w:author="Jiří Maňák" w:date="2017-08-14T16:19:00Z">
        <w:r w:rsidR="007910CD" w:rsidRPr="00387228" w:rsidDel="00E06185">
          <w:rPr>
            <w:rFonts w:ascii="Segoe UI" w:eastAsia="Times New Roman" w:hAnsi="Segoe UI" w:cs="Segoe UI"/>
            <w:color w:val="24292E"/>
            <w:sz w:val="20"/>
            <w:szCs w:val="24"/>
            <w:lang w:val="en-US" w:eastAsia="sk-SK"/>
          </w:rPr>
          <w:delText xml:space="preserve">will </w:delText>
        </w:r>
      </w:del>
      <w:del w:id="10" w:author="Jiří Maňák" w:date="2017-08-14T16:18:00Z">
        <w:r w:rsidR="007910CD" w:rsidRPr="00387228" w:rsidDel="00E06185">
          <w:rPr>
            <w:rFonts w:ascii="Segoe UI" w:eastAsia="Times New Roman" w:hAnsi="Segoe UI" w:cs="Segoe UI"/>
            <w:color w:val="24292E"/>
            <w:sz w:val="20"/>
            <w:szCs w:val="24"/>
            <w:lang w:val="en-US" w:eastAsia="sk-SK"/>
          </w:rPr>
          <w:delText xml:space="preserve">cost </w:delText>
        </w:r>
      </w:del>
      <w:r w:rsidR="007910CD" w:rsidRPr="00387228">
        <w:rPr>
          <w:rFonts w:ascii="Segoe UI" w:eastAsia="Times New Roman" w:hAnsi="Segoe UI" w:cs="Segoe UI"/>
          <w:color w:val="24292E"/>
          <w:sz w:val="20"/>
          <w:szCs w:val="24"/>
          <w:lang w:val="en-US" w:eastAsia="sk-SK"/>
        </w:rPr>
        <w:t>my dream house</w:t>
      </w:r>
      <w:ins w:id="11" w:author="Jiří Maňák" w:date="2017-08-14T16:18:00Z">
        <w:r w:rsidR="00E06185" w:rsidRPr="00E06185">
          <w:rPr>
            <w:rFonts w:ascii="Segoe UI" w:eastAsia="Times New Roman" w:hAnsi="Segoe UI" w:cs="Segoe UI"/>
            <w:color w:val="24292E"/>
            <w:sz w:val="20"/>
            <w:szCs w:val="24"/>
            <w:lang w:val="en-US" w:eastAsia="sk-SK"/>
          </w:rPr>
          <w:t xml:space="preserve"> </w:t>
        </w:r>
      </w:ins>
      <w:ins w:id="12" w:author="Jiří Maňák" w:date="2017-08-14T16:19:00Z">
        <w:r w:rsidR="00E06185" w:rsidRPr="00387228">
          <w:rPr>
            <w:rFonts w:ascii="Segoe UI" w:eastAsia="Times New Roman" w:hAnsi="Segoe UI" w:cs="Segoe UI"/>
            <w:color w:val="24292E"/>
            <w:sz w:val="20"/>
            <w:szCs w:val="24"/>
            <w:lang w:val="en-US" w:eastAsia="sk-SK"/>
          </w:rPr>
          <w:t xml:space="preserve">will </w:t>
        </w:r>
      </w:ins>
      <w:ins w:id="13" w:author="Jiří Maňák" w:date="2017-08-14T16:18:00Z">
        <w:r w:rsidR="00E06185" w:rsidRPr="00387228">
          <w:rPr>
            <w:rFonts w:ascii="Segoe UI" w:eastAsia="Times New Roman" w:hAnsi="Segoe UI" w:cs="Segoe UI"/>
            <w:color w:val="24292E"/>
            <w:sz w:val="20"/>
            <w:szCs w:val="24"/>
            <w:lang w:val="en-US" w:eastAsia="sk-SK"/>
          </w:rPr>
          <w:t>cost</w:t>
        </w:r>
      </w:ins>
      <w:r w:rsidR="00C94028" w:rsidRPr="00387228">
        <w:rPr>
          <w:rFonts w:ascii="Segoe UI" w:eastAsia="Times New Roman" w:hAnsi="Segoe UI" w:cs="Segoe UI"/>
          <w:color w:val="24292E"/>
          <w:sz w:val="20"/>
          <w:szCs w:val="24"/>
          <w:lang w:val="en-US" w:eastAsia="sk-SK"/>
        </w:rPr>
        <w:t>? Or a</w:t>
      </w:r>
      <w:r w:rsidR="007910CD" w:rsidRPr="00387228">
        <w:rPr>
          <w:rFonts w:ascii="Segoe UI" w:eastAsia="Times New Roman" w:hAnsi="Segoe UI" w:cs="Segoe UI"/>
          <w:color w:val="24292E"/>
          <w:sz w:val="20"/>
          <w:szCs w:val="24"/>
          <w:lang w:val="en-US" w:eastAsia="sk-SK"/>
        </w:rPr>
        <w:t xml:space="preserve"> property owner may ask: „How much is my house worth? “</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This problem </w:t>
      </w:r>
      <w:r w:rsidR="00C94028" w:rsidRPr="00387228">
        <w:rPr>
          <w:rFonts w:ascii="Segoe UI" w:eastAsia="Times New Roman" w:hAnsi="Segoe UI" w:cs="Segoe UI"/>
          <w:color w:val="24292E"/>
          <w:sz w:val="20"/>
          <w:szCs w:val="24"/>
          <w:lang w:val="en-US" w:eastAsia="sk-SK"/>
        </w:rPr>
        <w:t xml:space="preserve">can be solved by </w:t>
      </w:r>
      <w:r w:rsidR="00CD4B8C">
        <w:rPr>
          <w:rFonts w:ascii="Segoe UI" w:eastAsia="Times New Roman" w:hAnsi="Segoe UI" w:cs="Segoe UI"/>
          <w:color w:val="24292E"/>
          <w:sz w:val="20"/>
          <w:szCs w:val="24"/>
          <w:lang w:val="en-US" w:eastAsia="sk-SK"/>
        </w:rPr>
        <w:t>a</w:t>
      </w:r>
      <w:r w:rsidR="00C94028" w:rsidRPr="00387228">
        <w:rPr>
          <w:rFonts w:ascii="Segoe UI" w:eastAsia="Times New Roman" w:hAnsi="Segoe UI" w:cs="Segoe UI"/>
          <w:color w:val="24292E"/>
          <w:sz w:val="20"/>
          <w:szCs w:val="24"/>
          <w:lang w:val="en-US" w:eastAsia="sk-SK"/>
        </w:rPr>
        <w:t xml:space="preserve"> predictive </w:t>
      </w:r>
      <w:r w:rsidR="003D4859" w:rsidRPr="00387228">
        <w:rPr>
          <w:rFonts w:ascii="Segoe UI" w:eastAsia="Times New Roman" w:hAnsi="Segoe UI" w:cs="Segoe UI"/>
          <w:color w:val="24292E"/>
          <w:sz w:val="20"/>
          <w:szCs w:val="24"/>
          <w:lang w:val="en-US" w:eastAsia="sk-SK"/>
        </w:rPr>
        <w:t xml:space="preserve">regression </w:t>
      </w:r>
      <w:r w:rsidR="00C94028" w:rsidRPr="00387228">
        <w:rPr>
          <w:rFonts w:ascii="Segoe UI" w:eastAsia="Times New Roman" w:hAnsi="Segoe UI" w:cs="Segoe UI"/>
          <w:color w:val="24292E"/>
          <w:sz w:val="20"/>
          <w:szCs w:val="24"/>
          <w:lang w:val="en-US" w:eastAsia="sk-SK"/>
        </w:rPr>
        <w:t xml:space="preserve">model </w:t>
      </w:r>
      <w:r w:rsidR="003D4859">
        <w:rPr>
          <w:rFonts w:ascii="Segoe UI" w:eastAsia="Times New Roman" w:hAnsi="Segoe UI" w:cs="Segoe UI"/>
          <w:color w:val="24292E"/>
          <w:sz w:val="20"/>
          <w:szCs w:val="24"/>
          <w:lang w:val="en-US" w:eastAsia="sk-SK"/>
        </w:rPr>
        <w:t>which will be able</w:t>
      </w:r>
      <w:ins w:id="14" w:author="Jiří Maňák" w:date="2017-08-14T16:20:00Z">
        <w:r w:rsidR="00E06185">
          <w:rPr>
            <w:rFonts w:ascii="Segoe UI" w:eastAsia="Times New Roman" w:hAnsi="Segoe UI" w:cs="Segoe UI"/>
            <w:color w:val="24292E"/>
            <w:sz w:val="20"/>
            <w:szCs w:val="24"/>
            <w:lang w:val="en-US" w:eastAsia="sk-SK"/>
          </w:rPr>
          <w:t xml:space="preserve"> to</w:t>
        </w:r>
      </w:ins>
      <w:r w:rsidR="003D4859">
        <w:rPr>
          <w:rFonts w:ascii="Segoe UI" w:eastAsia="Times New Roman" w:hAnsi="Segoe UI" w:cs="Segoe UI"/>
          <w:color w:val="24292E"/>
          <w:sz w:val="20"/>
          <w:szCs w:val="24"/>
          <w:lang w:val="en-US" w:eastAsia="sk-SK"/>
        </w:rPr>
        <w:t xml:space="preserve"> predict the price of an unsold house</w:t>
      </w:r>
      <w:del w:id="15" w:author="Jiří Maňák" w:date="2017-08-14T16:21:00Z">
        <w:r w:rsidR="003D4859" w:rsidDel="00E06185">
          <w:rPr>
            <w:rFonts w:ascii="Segoe UI" w:eastAsia="Times New Roman" w:hAnsi="Segoe UI" w:cs="Segoe UI"/>
            <w:color w:val="24292E"/>
            <w:sz w:val="20"/>
            <w:szCs w:val="24"/>
            <w:lang w:val="en-US" w:eastAsia="sk-SK"/>
          </w:rPr>
          <w:delText xml:space="preserve"> </w:delText>
        </w:r>
      </w:del>
      <w:r w:rsidR="003D4859">
        <w:rPr>
          <w:rFonts w:ascii="Segoe UI" w:eastAsia="Times New Roman" w:hAnsi="Segoe UI" w:cs="Segoe UI"/>
          <w:color w:val="24292E"/>
          <w:sz w:val="20"/>
          <w:szCs w:val="24"/>
          <w:lang w:val="en-US" w:eastAsia="sk-SK"/>
        </w:rPr>
        <w:t xml:space="preserve">. The task </w:t>
      </w:r>
      <w:del w:id="16" w:author="Jiří Maňák" w:date="2017-08-14T16:21:00Z">
        <w:r w:rsidR="003D4859" w:rsidDel="00E06185">
          <w:rPr>
            <w:rFonts w:ascii="Segoe UI" w:eastAsia="Times New Roman" w:hAnsi="Segoe UI" w:cs="Segoe UI"/>
            <w:color w:val="24292E"/>
            <w:sz w:val="20"/>
            <w:szCs w:val="24"/>
            <w:lang w:val="en-US" w:eastAsia="sk-SK"/>
          </w:rPr>
          <w:delText xml:space="preserve">to do </w:delText>
        </w:r>
      </w:del>
      <w:r w:rsidR="003D4859">
        <w:rPr>
          <w:rFonts w:ascii="Segoe UI" w:eastAsia="Times New Roman" w:hAnsi="Segoe UI" w:cs="Segoe UI"/>
          <w:color w:val="24292E"/>
          <w:sz w:val="20"/>
          <w:szCs w:val="24"/>
          <w:lang w:val="en-US" w:eastAsia="sk-SK"/>
        </w:rPr>
        <w:t>is</w:t>
      </w:r>
      <w:r w:rsidR="00C94028" w:rsidRPr="00387228">
        <w:rPr>
          <w:rFonts w:ascii="Segoe UI" w:eastAsia="Times New Roman" w:hAnsi="Segoe UI" w:cs="Segoe UI"/>
          <w:color w:val="24292E"/>
          <w:sz w:val="20"/>
          <w:szCs w:val="24"/>
          <w:lang w:val="en-US" w:eastAsia="sk-SK"/>
        </w:rPr>
        <w:t xml:space="preserve"> to </w:t>
      </w:r>
      <w:r w:rsidR="007910CD" w:rsidRPr="00387228">
        <w:rPr>
          <w:rFonts w:ascii="Segoe UI" w:eastAsia="Times New Roman" w:hAnsi="Segoe UI" w:cs="Segoe UI"/>
          <w:color w:val="24292E"/>
          <w:sz w:val="20"/>
          <w:szCs w:val="24"/>
          <w:lang w:val="en-US" w:eastAsia="sk-SK"/>
        </w:rPr>
        <w:t xml:space="preserve">create </w:t>
      </w:r>
      <w:r w:rsidR="00C94028" w:rsidRPr="00387228">
        <w:rPr>
          <w:rFonts w:ascii="Segoe UI" w:eastAsia="Times New Roman" w:hAnsi="Segoe UI" w:cs="Segoe UI"/>
          <w:color w:val="24292E"/>
          <w:sz w:val="20"/>
          <w:szCs w:val="24"/>
          <w:lang w:val="en-US" w:eastAsia="sk-SK"/>
        </w:rPr>
        <w:t>such a model.</w:t>
      </w:r>
    </w:p>
    <w:p w:rsidR="00D23C14" w:rsidRPr="00387228" w:rsidRDefault="00E06185" w:rsidP="00D23C14">
      <w:pPr>
        <w:spacing w:after="240" w:line="240" w:lineRule="auto"/>
        <w:rPr>
          <w:rFonts w:ascii="Segoe UI" w:eastAsia="Times New Roman" w:hAnsi="Segoe UI" w:cs="Segoe UI"/>
          <w:color w:val="24292E"/>
          <w:sz w:val="20"/>
          <w:szCs w:val="24"/>
          <w:lang w:val="en-US" w:eastAsia="sk-SK"/>
        </w:rPr>
      </w:pPr>
      <w:ins w:id="17" w:author="Jiří Maňák" w:date="2017-08-14T16:22:00Z">
        <w:r>
          <w:rPr>
            <w:rFonts w:ascii="Segoe UI" w:eastAsia="Times New Roman" w:hAnsi="Segoe UI" w:cs="Segoe UI"/>
            <w:color w:val="24292E"/>
            <w:sz w:val="20"/>
            <w:szCs w:val="24"/>
            <w:lang w:val="en-US" w:eastAsia="sk-SK"/>
          </w:rPr>
          <w:t xml:space="preserve">The </w:t>
        </w:r>
      </w:ins>
      <w:del w:id="18" w:author="Jiří Maňák" w:date="2017-08-14T16:22:00Z">
        <w:r w:rsidR="00D23C14" w:rsidRPr="00387228" w:rsidDel="00E06185">
          <w:rPr>
            <w:rFonts w:ascii="Segoe UI" w:eastAsia="Times New Roman" w:hAnsi="Segoe UI" w:cs="Segoe UI"/>
            <w:color w:val="24292E"/>
            <w:sz w:val="20"/>
            <w:szCs w:val="24"/>
            <w:lang w:val="en-US" w:eastAsia="sk-SK"/>
          </w:rPr>
          <w:delText>S</w:delText>
        </w:r>
      </w:del>
      <w:ins w:id="19" w:author="Jiří Maňák" w:date="2017-08-14T16:22:00Z">
        <w:r>
          <w:rPr>
            <w:rFonts w:ascii="Segoe UI" w:eastAsia="Times New Roman" w:hAnsi="Segoe UI" w:cs="Segoe UI"/>
            <w:color w:val="24292E"/>
            <w:sz w:val="20"/>
            <w:szCs w:val="24"/>
            <w:lang w:val="en-US" w:eastAsia="sk-SK"/>
          </w:rPr>
          <w:t>s</w:t>
        </w:r>
      </w:ins>
      <w:r w:rsidR="00D23C14" w:rsidRPr="00387228">
        <w:rPr>
          <w:rFonts w:ascii="Segoe UI" w:eastAsia="Times New Roman" w:hAnsi="Segoe UI" w:cs="Segoe UI"/>
          <w:color w:val="24292E"/>
          <w:sz w:val="20"/>
          <w:szCs w:val="24"/>
          <w:lang w:val="en-US" w:eastAsia="sk-SK"/>
        </w:rPr>
        <w:t xml:space="preserve">econd goal is to create </w:t>
      </w:r>
      <w:ins w:id="20" w:author="Jiří Maňák" w:date="2017-08-14T16:21:00Z">
        <w:r>
          <w:rPr>
            <w:rFonts w:ascii="Segoe UI" w:eastAsia="Times New Roman" w:hAnsi="Segoe UI" w:cs="Segoe UI"/>
            <w:color w:val="24292E"/>
            <w:sz w:val="20"/>
            <w:szCs w:val="24"/>
            <w:lang w:val="en-US" w:eastAsia="sk-SK"/>
          </w:rPr>
          <w:t xml:space="preserve">a </w:t>
        </w:r>
      </w:ins>
      <w:r w:rsidR="00D23C14" w:rsidRPr="00387228">
        <w:rPr>
          <w:rFonts w:ascii="Segoe UI" w:eastAsia="Times New Roman" w:hAnsi="Segoe UI" w:cs="Segoe UI"/>
          <w:color w:val="24292E"/>
          <w:sz w:val="20"/>
          <w:szCs w:val="24"/>
          <w:lang w:val="en-US" w:eastAsia="sk-SK"/>
        </w:rPr>
        <w:t xml:space="preserve">list of the features sorted by </w:t>
      </w:r>
      <w:ins w:id="21" w:author="Jiří Maňák" w:date="2017-08-14T16:22:00Z">
        <w:r>
          <w:rPr>
            <w:rFonts w:ascii="Segoe UI" w:eastAsia="Times New Roman" w:hAnsi="Segoe UI" w:cs="Segoe UI"/>
            <w:color w:val="24292E"/>
            <w:sz w:val="20"/>
            <w:szCs w:val="24"/>
            <w:lang w:val="en-US" w:eastAsia="sk-SK"/>
          </w:rPr>
          <w:t>their</w:t>
        </w:r>
      </w:ins>
      <w:del w:id="22" w:author="Jiří Maňák" w:date="2017-08-14T16:22:00Z">
        <w:r w:rsidR="00D23C14" w:rsidRPr="00387228" w:rsidDel="00E06185">
          <w:rPr>
            <w:rFonts w:ascii="Segoe UI" w:eastAsia="Times New Roman" w:hAnsi="Segoe UI" w:cs="Segoe UI"/>
            <w:color w:val="24292E"/>
            <w:sz w:val="20"/>
            <w:szCs w:val="24"/>
            <w:lang w:val="en-US" w:eastAsia="sk-SK"/>
          </w:rPr>
          <w:delText>its</w:delText>
        </w:r>
      </w:del>
      <w:r w:rsidR="00D23C14" w:rsidRPr="00387228">
        <w:rPr>
          <w:rFonts w:ascii="Segoe UI" w:eastAsia="Times New Roman" w:hAnsi="Segoe UI" w:cs="Segoe UI"/>
          <w:color w:val="24292E"/>
          <w:sz w:val="20"/>
          <w:szCs w:val="24"/>
          <w:lang w:val="en-US" w:eastAsia="sk-SK"/>
        </w:rPr>
        <w:t xml:space="preserve"> importance to influence the price of the house.</w:t>
      </w:r>
    </w:p>
    <w:p w:rsidR="00D23C14" w:rsidRPr="00387228" w:rsidRDefault="00E06185" w:rsidP="00D23C14">
      <w:pPr>
        <w:spacing w:after="240" w:line="240" w:lineRule="auto"/>
        <w:rPr>
          <w:rFonts w:ascii="Segoe UI" w:eastAsia="Times New Roman" w:hAnsi="Segoe UI" w:cs="Segoe UI"/>
          <w:color w:val="24292E"/>
          <w:sz w:val="20"/>
          <w:szCs w:val="24"/>
          <w:lang w:val="en-US" w:eastAsia="sk-SK"/>
        </w:rPr>
      </w:pPr>
      <w:ins w:id="23" w:author="Jiří Maňák" w:date="2017-08-14T16:22:00Z">
        <w:r>
          <w:rPr>
            <w:rFonts w:ascii="Segoe UI" w:eastAsia="Times New Roman" w:hAnsi="Segoe UI" w:cs="Segoe UI"/>
            <w:color w:val="24292E"/>
            <w:sz w:val="20"/>
            <w:szCs w:val="24"/>
            <w:lang w:val="en-US" w:eastAsia="sk-SK"/>
          </w:rPr>
          <w:t xml:space="preserve">The </w:t>
        </w:r>
      </w:ins>
      <w:del w:id="24" w:author="Jiří Maňák" w:date="2017-08-14T16:22:00Z">
        <w:r w:rsidR="00D23C14" w:rsidRPr="00387228" w:rsidDel="00E06185">
          <w:rPr>
            <w:rFonts w:ascii="Segoe UI" w:eastAsia="Times New Roman" w:hAnsi="Segoe UI" w:cs="Segoe UI"/>
            <w:color w:val="24292E"/>
            <w:sz w:val="20"/>
            <w:szCs w:val="24"/>
            <w:lang w:val="en-US" w:eastAsia="sk-SK"/>
          </w:rPr>
          <w:delText>T</w:delText>
        </w:r>
      </w:del>
      <w:ins w:id="25" w:author="Jiří Maňák" w:date="2017-08-14T16:22:00Z">
        <w:r>
          <w:rPr>
            <w:rFonts w:ascii="Segoe UI" w:eastAsia="Times New Roman" w:hAnsi="Segoe UI" w:cs="Segoe UI"/>
            <w:color w:val="24292E"/>
            <w:sz w:val="20"/>
            <w:szCs w:val="24"/>
            <w:lang w:val="en-US" w:eastAsia="sk-SK"/>
          </w:rPr>
          <w:t>t</w:t>
        </w:r>
      </w:ins>
      <w:r w:rsidR="00D23C14" w:rsidRPr="00387228">
        <w:rPr>
          <w:rFonts w:ascii="Segoe UI" w:eastAsia="Times New Roman" w:hAnsi="Segoe UI" w:cs="Segoe UI"/>
          <w:color w:val="24292E"/>
          <w:sz w:val="20"/>
          <w:szCs w:val="24"/>
          <w:lang w:val="en-US" w:eastAsia="sk-SK"/>
        </w:rPr>
        <w:t>hird goal is to compare results from different regression models.</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Datasets and Inputs</w:t>
      </w:r>
    </w:p>
    <w:p w:rsidR="00BE049C"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Collect</w:t>
      </w:r>
      <w:ins w:id="26" w:author="Jiří Maňák" w:date="2017-08-14T16:23:00Z">
        <w:r w:rsidR="00E06185">
          <w:rPr>
            <w:rFonts w:ascii="Segoe UI" w:eastAsia="Times New Roman" w:hAnsi="Segoe UI" w:cs="Segoe UI"/>
            <w:color w:val="24292E"/>
            <w:sz w:val="20"/>
            <w:szCs w:val="24"/>
            <w:lang w:val="en-US" w:eastAsia="sk-SK"/>
          </w:rPr>
          <w:t>ing</w:t>
        </w:r>
      </w:ins>
      <w:r w:rsidRPr="00387228">
        <w:rPr>
          <w:rFonts w:ascii="Segoe UI" w:eastAsia="Times New Roman" w:hAnsi="Segoe UI" w:cs="Segoe UI"/>
          <w:color w:val="24292E"/>
          <w:sz w:val="20"/>
          <w:szCs w:val="24"/>
          <w:lang w:val="en-US" w:eastAsia="sk-SK"/>
        </w:rPr>
        <w:t xml:space="preserve"> data from </w:t>
      </w:r>
      <w:ins w:id="27" w:author="Jiří Maňák" w:date="2017-08-14T16:24:00Z">
        <w:r w:rsidR="00E06185">
          <w:rPr>
            <w:rFonts w:ascii="Segoe UI" w:eastAsia="Times New Roman" w:hAnsi="Segoe UI" w:cs="Segoe UI"/>
            <w:color w:val="24292E"/>
            <w:sz w:val="20"/>
            <w:szCs w:val="24"/>
            <w:lang w:val="en-US" w:eastAsia="sk-SK"/>
          </w:rPr>
          <w:t xml:space="preserve">the </w:t>
        </w:r>
      </w:ins>
      <w:r w:rsidRPr="00387228">
        <w:rPr>
          <w:rFonts w:ascii="Segoe UI" w:eastAsia="Times New Roman" w:hAnsi="Segoe UI" w:cs="Segoe UI"/>
          <w:color w:val="24292E"/>
          <w:sz w:val="20"/>
          <w:szCs w:val="24"/>
          <w:lang w:val="en-US" w:eastAsia="sk-SK"/>
        </w:rPr>
        <w:t xml:space="preserve">usual sources </w:t>
      </w:r>
      <w:ins w:id="28" w:author="Jiří Maňák" w:date="2017-08-14T16:24:00Z">
        <w:r w:rsidR="00E06185">
          <w:rPr>
            <w:rFonts w:ascii="Segoe UI" w:eastAsia="Times New Roman" w:hAnsi="Segoe UI" w:cs="Segoe UI"/>
            <w:color w:val="24292E"/>
            <w:sz w:val="20"/>
            <w:szCs w:val="24"/>
            <w:lang w:val="en-US" w:eastAsia="sk-SK"/>
          </w:rPr>
          <w:t xml:space="preserve">such </w:t>
        </w:r>
      </w:ins>
      <w:r w:rsidRPr="00387228">
        <w:rPr>
          <w:rFonts w:ascii="Segoe UI" w:eastAsia="Times New Roman" w:hAnsi="Segoe UI" w:cs="Segoe UI"/>
          <w:color w:val="24292E"/>
          <w:sz w:val="20"/>
          <w:szCs w:val="24"/>
          <w:lang w:val="en-US" w:eastAsia="sk-SK"/>
        </w:rPr>
        <w:t>as web portals, advertisements</w:t>
      </w:r>
      <w:ins w:id="29" w:author="Jiří Maňák" w:date="2017-08-14T16:25:00Z">
        <w:r w:rsidR="00177629">
          <w:rPr>
            <w:rFonts w:ascii="Segoe UI" w:eastAsia="Times New Roman" w:hAnsi="Segoe UI" w:cs="Segoe UI"/>
            <w:color w:val="24292E"/>
            <w:sz w:val="20"/>
            <w:szCs w:val="24"/>
            <w:lang w:val="en-US" w:eastAsia="sk-SK"/>
          </w:rPr>
          <w:t xml:space="preserve"> and</w:t>
        </w:r>
      </w:ins>
      <w:del w:id="30" w:author="Jiří Maňák" w:date="2017-08-14T16:25:00Z">
        <w:r w:rsidRPr="00387228" w:rsidDel="00177629">
          <w:rPr>
            <w:rFonts w:ascii="Segoe UI" w:eastAsia="Times New Roman" w:hAnsi="Segoe UI" w:cs="Segoe UI"/>
            <w:color w:val="24292E"/>
            <w:sz w:val="20"/>
            <w:szCs w:val="24"/>
            <w:lang w:val="en-US" w:eastAsia="sk-SK"/>
          </w:rPr>
          <w:delText>,</w:delText>
        </w:r>
      </w:del>
      <w:r w:rsidRPr="00387228">
        <w:rPr>
          <w:rFonts w:ascii="Segoe UI" w:eastAsia="Times New Roman" w:hAnsi="Segoe UI" w:cs="Segoe UI"/>
          <w:color w:val="24292E"/>
          <w:sz w:val="20"/>
          <w:szCs w:val="24"/>
          <w:lang w:val="en-US" w:eastAsia="sk-SK"/>
        </w:rPr>
        <w:t xml:space="preserve"> real estate agencies offerings will be an enormous task.  Therefore, for </w:t>
      </w:r>
      <w:ins w:id="31" w:author="Jiří Maňák" w:date="2017-08-14T16:25:00Z">
        <w:r w:rsidR="00177629">
          <w:rPr>
            <w:rFonts w:ascii="Segoe UI" w:eastAsia="Times New Roman" w:hAnsi="Segoe UI" w:cs="Segoe UI"/>
            <w:color w:val="24292E"/>
            <w:sz w:val="20"/>
            <w:szCs w:val="24"/>
            <w:lang w:val="en-US" w:eastAsia="sk-SK"/>
          </w:rPr>
          <w:t xml:space="preserve">the </w:t>
        </w:r>
      </w:ins>
      <w:r w:rsidRPr="00387228">
        <w:rPr>
          <w:rFonts w:ascii="Segoe UI" w:eastAsia="Times New Roman" w:hAnsi="Segoe UI" w:cs="Segoe UI"/>
          <w:color w:val="24292E"/>
          <w:sz w:val="20"/>
          <w:szCs w:val="24"/>
          <w:lang w:val="en-US" w:eastAsia="sk-SK"/>
        </w:rPr>
        <w:t xml:space="preserve">purpose of this project I </w:t>
      </w:r>
      <w:r w:rsidR="00423704">
        <w:rPr>
          <w:rFonts w:ascii="Segoe UI" w:eastAsia="Times New Roman" w:hAnsi="Segoe UI" w:cs="Segoe UI"/>
          <w:color w:val="24292E"/>
          <w:sz w:val="20"/>
          <w:szCs w:val="24"/>
          <w:lang w:val="en-US" w:eastAsia="sk-SK"/>
        </w:rPr>
        <w:t xml:space="preserve">will </w:t>
      </w:r>
      <w:r w:rsidRPr="00387228">
        <w:rPr>
          <w:rFonts w:ascii="Segoe UI" w:eastAsia="Times New Roman" w:hAnsi="Segoe UI" w:cs="Segoe UI"/>
          <w:color w:val="24292E"/>
          <w:sz w:val="20"/>
          <w:szCs w:val="24"/>
          <w:lang w:val="en-US" w:eastAsia="sk-SK"/>
        </w:rPr>
        <w:t>use data publicly available on Kaggle: House Prices: Advanced Regression Techniques.</w:t>
      </w:r>
    </w:p>
    <w:p w:rsidR="00D23C14" w:rsidRPr="00387228" w:rsidRDefault="00BE049C"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https://www.kaggle.com/c/house-prices-advanced-regression-techniques</w:t>
      </w:r>
      <w:r w:rsidR="00D23C14" w:rsidRPr="00387228">
        <w:rPr>
          <w:rFonts w:ascii="Segoe UI" w:eastAsia="Times New Roman" w:hAnsi="Segoe UI" w:cs="Segoe UI"/>
          <w:color w:val="24292E"/>
          <w:sz w:val="20"/>
          <w:szCs w:val="24"/>
          <w:lang w:val="en-US" w:eastAsia="sk-SK"/>
        </w:rPr>
        <w:t xml:space="preserve"> </w:t>
      </w:r>
    </w:p>
    <w:p w:rsidR="003D4859"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This collection consists of 1462 data points for training and 1461 data points for testing.</w:t>
      </w:r>
      <w:r w:rsidR="00595E82" w:rsidRPr="00387228">
        <w:rPr>
          <w:rFonts w:ascii="Segoe UI" w:eastAsia="Times New Roman" w:hAnsi="Segoe UI" w:cs="Segoe UI"/>
          <w:color w:val="24292E"/>
          <w:sz w:val="20"/>
          <w:szCs w:val="24"/>
          <w:lang w:val="en-US" w:eastAsia="sk-SK"/>
        </w:rPr>
        <w:t xml:space="preserve"> </w:t>
      </w:r>
      <w:r w:rsidR="003D4859">
        <w:rPr>
          <w:rFonts w:ascii="Segoe UI" w:eastAsia="Times New Roman" w:hAnsi="Segoe UI" w:cs="Segoe UI"/>
          <w:color w:val="24292E"/>
          <w:sz w:val="20"/>
          <w:szCs w:val="24"/>
          <w:lang w:val="en-US" w:eastAsia="sk-SK"/>
        </w:rPr>
        <w:t xml:space="preserve">Data points for testing are delivered without labels and are supposed to be submitted to the Kaggle for </w:t>
      </w:r>
      <w:r w:rsidR="00423704">
        <w:rPr>
          <w:rFonts w:ascii="Segoe UI" w:eastAsia="Times New Roman" w:hAnsi="Segoe UI" w:cs="Segoe UI"/>
          <w:color w:val="24292E"/>
          <w:sz w:val="20"/>
          <w:szCs w:val="24"/>
          <w:lang w:val="en-US" w:eastAsia="sk-SK"/>
        </w:rPr>
        <w:t xml:space="preserve">a </w:t>
      </w:r>
      <w:r w:rsidR="003D4859">
        <w:rPr>
          <w:rFonts w:ascii="Segoe UI" w:eastAsia="Times New Roman" w:hAnsi="Segoe UI" w:cs="Segoe UI"/>
          <w:color w:val="24292E"/>
          <w:sz w:val="20"/>
          <w:szCs w:val="24"/>
          <w:lang w:val="en-US" w:eastAsia="sk-SK"/>
        </w:rPr>
        <w:t xml:space="preserve">competition with other data analysts. </w:t>
      </w:r>
    </w:p>
    <w:p w:rsidR="005D7D3A" w:rsidRDefault="005D7D3A" w:rsidP="00D23C14">
      <w:pPr>
        <w:spacing w:before="360" w:after="240" w:line="240" w:lineRule="auto"/>
        <w:outlineLvl w:val="2"/>
        <w:rPr>
          <w:rFonts w:ascii="Segoe UI" w:eastAsia="Times New Roman" w:hAnsi="Segoe UI" w:cs="Segoe UI"/>
          <w:b/>
          <w:bCs/>
          <w:color w:val="24292E"/>
          <w:sz w:val="24"/>
          <w:szCs w:val="30"/>
          <w:lang w:val="en-US" w:eastAsia="sk-SK"/>
        </w:rPr>
      </w:pP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lastRenderedPageBreak/>
        <w:t>Metrics</w:t>
      </w:r>
    </w:p>
    <w:p w:rsidR="00BE049C" w:rsidRPr="00387228" w:rsidRDefault="00BE049C" w:rsidP="00BE049C">
      <w:pPr>
        <w:spacing w:after="240" w:line="240" w:lineRule="auto"/>
        <w:ind w:firstLine="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 stay compatible with Kaggle metrics I will evaluate the model on RMSE.</w:t>
      </w:r>
    </w:p>
    <w:p w:rsidR="00BE049C" w:rsidRPr="00387228" w:rsidRDefault="00D23C14" w:rsidP="00745918">
      <w:pPr>
        <w:pStyle w:val="ListParagraph"/>
        <w:numPr>
          <w:ilvl w:val="0"/>
          <w:numId w:val="17"/>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color w:val="24292E"/>
          <w:sz w:val="20"/>
          <w:szCs w:val="24"/>
          <w:lang w:val="en-US" w:eastAsia="sk-SK"/>
        </w:rPr>
        <w:t>Root-Mean-Squared-Error (RMSE)</w:t>
      </w:r>
      <w:r w:rsidRPr="00387228">
        <w:rPr>
          <w:rFonts w:ascii="Segoe UI" w:eastAsia="Times New Roman" w:hAnsi="Segoe UI" w:cs="Segoe UI"/>
          <w:color w:val="24292E"/>
          <w:sz w:val="20"/>
          <w:szCs w:val="24"/>
          <w:lang w:val="en-US" w:eastAsia="sk-SK"/>
        </w:rPr>
        <w:t xml:space="preserve"> - </w:t>
      </w:r>
      <w:r w:rsidR="00BE049C" w:rsidRPr="00387228">
        <w:rPr>
          <w:rFonts w:ascii="Segoe UI" w:eastAsia="Times New Roman" w:hAnsi="Segoe UI" w:cs="Segoe UI"/>
          <w:color w:val="24292E"/>
          <w:sz w:val="20"/>
          <w:szCs w:val="24"/>
          <w:lang w:val="en-US" w:eastAsia="sk-SK"/>
        </w:rPr>
        <w:t>the logarithm of the predicted value and the logarithm of the observed sales price.</w:t>
      </w:r>
      <m:oMath>
        <m:r>
          <w:rPr>
            <w:rFonts w:ascii="Cambria Math" w:eastAsia="Times New Roman" w:hAnsi="Cambria Math" w:cs="Segoe UI"/>
            <w:color w:val="24292E"/>
            <w:sz w:val="20"/>
            <w:szCs w:val="24"/>
            <w:lang w:val="en-US" w:eastAsia="sk-SK"/>
          </w:rPr>
          <m:t xml:space="preserve"> </m:t>
        </m:r>
      </m:oMath>
    </w:p>
    <w:p w:rsidR="00BE049C" w:rsidRPr="00387228" w:rsidRDefault="00BE049C" w:rsidP="00BE049C">
      <w:pPr>
        <w:pStyle w:val="ListParagraph"/>
        <w:spacing w:after="240" w:line="240" w:lineRule="auto"/>
        <w:rPr>
          <w:rFonts w:ascii="Segoe UI" w:eastAsia="Times New Roman" w:hAnsi="Segoe UI" w:cs="Segoe UI"/>
          <w:color w:val="24292E"/>
          <w:sz w:val="20"/>
          <w:szCs w:val="24"/>
          <w:lang w:val="en-US" w:eastAsia="sk-SK"/>
        </w:rPr>
      </w:pPr>
    </w:p>
    <w:p w:rsidR="00D23C14" w:rsidRPr="00387228" w:rsidRDefault="00D23C14" w:rsidP="00BE049C">
      <w:pPr>
        <w:pStyle w:val="ListParagraph"/>
        <w:spacing w:after="240" w:line="240" w:lineRule="auto"/>
        <w:rPr>
          <w:rFonts w:ascii="Segoe UI" w:eastAsia="Times New Roman" w:hAnsi="Segoe UI" w:cs="Segoe UI"/>
          <w:color w:val="24292E"/>
          <w:sz w:val="20"/>
          <w:szCs w:val="24"/>
          <w:lang w:val="en-US" w:eastAsia="sk-SK"/>
        </w:rPr>
      </w:pPr>
      <m:oMathPara>
        <m:oMath>
          <m:r>
            <w:rPr>
              <w:rFonts w:ascii="Cambria Math" w:eastAsia="Times New Roman" w:hAnsi="Cambria Math" w:cs="Segoe UI"/>
              <w:color w:val="24292E"/>
              <w:sz w:val="20"/>
              <w:szCs w:val="24"/>
              <w:lang w:val="en-US" w:eastAsia="sk-SK"/>
            </w:rPr>
            <m:t>RMSE=</m:t>
          </m:r>
          <m:rad>
            <m:radPr>
              <m:degHide m:val="1"/>
              <m:ctrlPr>
                <w:rPr>
                  <w:rFonts w:ascii="Cambria Math" w:eastAsia="Times New Roman" w:hAnsi="Cambria Math" w:cs="Segoe UI"/>
                  <w:i/>
                  <w:color w:val="24292E"/>
                  <w:sz w:val="20"/>
                  <w:szCs w:val="24"/>
                  <w:lang w:val="en-US" w:eastAsia="sk-SK"/>
                </w:rPr>
              </m:ctrlPr>
            </m:radPr>
            <m:deg/>
            <m:e>
              <m:f>
                <m:fPr>
                  <m:ctrlPr>
                    <w:rPr>
                      <w:rFonts w:ascii="Cambria Math" w:eastAsia="Times New Roman" w:hAnsi="Cambria Math" w:cs="Segoe UI"/>
                      <w:i/>
                      <w:color w:val="24292E"/>
                      <w:sz w:val="20"/>
                      <w:szCs w:val="24"/>
                      <w:lang w:val="en-US" w:eastAsia="sk-SK"/>
                    </w:rPr>
                  </m:ctrlPr>
                </m:fPr>
                <m:num>
                  <m:nary>
                    <m:naryPr>
                      <m:chr m:val="∑"/>
                      <m:limLoc m:val="undOvr"/>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i=1</m:t>
                      </m:r>
                    </m:sub>
                    <m:sup>
                      <m:r>
                        <w:rPr>
                          <w:rFonts w:ascii="Cambria Math" w:eastAsia="Times New Roman" w:hAnsi="Cambria Math" w:cs="Segoe UI"/>
                          <w:color w:val="24292E"/>
                          <w:sz w:val="20"/>
                          <w:szCs w:val="24"/>
                          <w:lang w:val="en-US" w:eastAsia="sk-SK"/>
                        </w:rPr>
                        <m:t>n</m:t>
                      </m:r>
                    </m:sup>
                    <m:e>
                      <m:sSup>
                        <m:sSupPr>
                          <m:ctrlPr>
                            <w:rPr>
                              <w:rFonts w:ascii="Cambria Math" w:eastAsia="Times New Roman" w:hAnsi="Cambria Math" w:cs="Segoe UI"/>
                              <w:i/>
                              <w:color w:val="24292E"/>
                              <w:sz w:val="20"/>
                              <w:szCs w:val="24"/>
                              <w:lang w:val="en-US" w:eastAsia="sk-SK"/>
                            </w:rPr>
                          </m:ctrlPr>
                        </m:sSupPr>
                        <m:e>
                          <m:r>
                            <w:rPr>
                              <w:rFonts w:ascii="Cambria Math" w:eastAsia="Times New Roman" w:hAnsi="Cambria Math" w:cs="Segoe UI"/>
                              <w:color w:val="24292E"/>
                              <w:sz w:val="20"/>
                              <w:szCs w:val="24"/>
                              <w:lang w:val="en-US" w:eastAsia="sk-SK"/>
                            </w:rPr>
                            <m:t xml:space="preserve">( </m:t>
                          </m:r>
                          <m:func>
                            <m:funcPr>
                              <m:ctrlPr>
                                <w:rPr>
                                  <w:rFonts w:ascii="Cambria Math" w:eastAsia="Times New Roman" w:hAnsi="Cambria Math" w:cs="Segoe UI"/>
                                  <w:i/>
                                  <w:color w:val="24292E"/>
                                  <w:sz w:val="20"/>
                                  <w:szCs w:val="24"/>
                                  <w:lang w:val="en-US" w:eastAsia="sk-SK"/>
                                </w:rPr>
                              </m:ctrlPr>
                            </m:funcPr>
                            <m:fName>
                              <m:r>
                                <m:rPr>
                                  <m:sty m:val="p"/>
                                </m:rPr>
                                <w:rPr>
                                  <w:rFonts w:ascii="Cambria Math" w:eastAsia="Times New Roman" w:hAnsi="Cambria Math" w:cs="Segoe UI"/>
                                  <w:color w:val="24292E"/>
                                  <w:sz w:val="20"/>
                                  <w:szCs w:val="24"/>
                                  <w:lang w:val="en-US" w:eastAsia="sk-SK"/>
                                </w:rPr>
                                <m:t>ln</m:t>
                              </m:r>
                            </m:fName>
                            <m:e>
                              <m:d>
                                <m:dPr>
                                  <m:ctrlPr>
                                    <w:rPr>
                                      <w:rFonts w:ascii="Cambria Math" w:eastAsia="Times New Roman" w:hAnsi="Cambria Math" w:cs="Segoe UI"/>
                                      <w:i/>
                                      <w:color w:val="24292E"/>
                                      <w:sz w:val="20"/>
                                      <w:szCs w:val="24"/>
                                      <w:lang w:val="en-US" w:eastAsia="sk-SK"/>
                                    </w:rPr>
                                  </m:ctrlPr>
                                </m:dPr>
                                <m:e>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m:t>
                                  </m:r>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ln⁡(y</m:t>
                                      </m:r>
                                    </m:e>
                                    <m:sub>
                                      <m:r>
                                        <w:rPr>
                                          <w:rFonts w:ascii="Cambria Math" w:eastAsia="Times New Roman" w:hAnsi="Cambria Math" w:cs="Segoe UI"/>
                                          <w:color w:val="24292E"/>
                                          <w:sz w:val="20"/>
                                          <w:szCs w:val="24"/>
                                          <w:lang w:val="en-US" w:eastAsia="sk-SK"/>
                                        </w:rPr>
                                        <m:t>i</m:t>
                                      </m:r>
                                    </m:sub>
                                  </m:sSub>
                                </m:e>
                              </m:d>
                            </m:e>
                          </m:func>
                          <m:r>
                            <w:rPr>
                              <w:rFonts w:ascii="Cambria Math" w:eastAsia="Times New Roman" w:hAnsi="Cambria Math" w:cs="Segoe UI"/>
                              <w:color w:val="24292E"/>
                              <w:sz w:val="20"/>
                              <w:szCs w:val="24"/>
                              <w:lang w:val="en-US" w:eastAsia="sk-SK"/>
                            </w:rPr>
                            <m:t xml:space="preserve"> )</m:t>
                          </m:r>
                        </m:e>
                        <m:sup>
                          <m:r>
                            <w:rPr>
                              <w:rFonts w:ascii="Cambria Math" w:eastAsia="Times New Roman" w:hAnsi="Cambria Math" w:cs="Segoe UI"/>
                              <w:color w:val="24292E"/>
                              <w:sz w:val="20"/>
                              <w:szCs w:val="24"/>
                              <w:lang w:val="en-US" w:eastAsia="sk-SK"/>
                            </w:rPr>
                            <m:t>2</m:t>
                          </m:r>
                        </m:sup>
                      </m:sSup>
                    </m:e>
                  </m:nary>
                </m:num>
                <m:den>
                  <m:r>
                    <w:rPr>
                      <w:rFonts w:ascii="Cambria Math" w:eastAsia="Times New Roman" w:hAnsi="Cambria Math" w:cs="Segoe UI"/>
                      <w:color w:val="24292E"/>
                      <w:sz w:val="20"/>
                      <w:szCs w:val="24"/>
                      <w:lang w:val="en-US" w:eastAsia="sk-SK"/>
                    </w:rPr>
                    <m:t>n</m:t>
                  </m:r>
                </m:den>
              </m:f>
            </m:e>
          </m:rad>
        </m:oMath>
      </m:oMathPara>
    </w:p>
    <w:p w:rsidR="00595E82" w:rsidRPr="00387228" w:rsidRDefault="00D23C14" w:rsidP="00DA2AB0">
      <w:pPr>
        <w:spacing w:after="240" w:line="240" w:lineRule="auto"/>
        <w:ind w:left="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where </w:t>
      </w:r>
      <m:oMath>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is predicted value of observation </w:t>
      </w:r>
      <w:r w:rsidRPr="00387228">
        <w:rPr>
          <w:rFonts w:ascii="Times New Roman" w:eastAsia="Times New Roman" w:hAnsi="Times New Roman" w:cs="Times New Roman"/>
          <w:i/>
          <w:color w:val="24292E"/>
          <w:sz w:val="20"/>
          <w:szCs w:val="24"/>
          <w:lang w:val="en-US" w:eastAsia="sk-SK"/>
        </w:rPr>
        <w:t xml:space="preserve">i </w:t>
      </w:r>
      <w:r w:rsidRPr="00387228">
        <w:rPr>
          <w:rFonts w:ascii="Segoe UI" w:eastAsia="Times New Roman" w:hAnsi="Segoe UI" w:cs="Segoe UI"/>
          <w:color w:val="24292E"/>
          <w:sz w:val="20"/>
          <w:szCs w:val="24"/>
          <w:lang w:val="en-US" w:eastAsia="sk-SK"/>
        </w:rPr>
        <w:t xml:space="preserve">of regression dependable variable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computed for </w:t>
      </w:r>
      <m:oMath>
        <m:r>
          <w:rPr>
            <w:rFonts w:ascii="Cambria Math" w:eastAsia="Times New Roman" w:hAnsi="Cambria Math" w:cs="Segoe UI"/>
            <w:color w:val="24292E"/>
            <w:sz w:val="20"/>
            <w:szCs w:val="24"/>
            <w:lang w:val="en-US" w:eastAsia="sk-SK"/>
          </w:rPr>
          <m:t>n</m:t>
        </m:r>
      </m:oMath>
      <w:r w:rsidRPr="00387228">
        <w:rPr>
          <w:rFonts w:ascii="Segoe UI" w:eastAsia="Times New Roman" w:hAnsi="Segoe UI" w:cs="Segoe UI"/>
          <w:color w:val="24292E"/>
          <w:sz w:val="20"/>
          <w:szCs w:val="24"/>
          <w:lang w:val="en-US" w:eastAsia="sk-SK"/>
        </w:rPr>
        <w:t xml:space="preserve"> different predictions</w:t>
      </w:r>
    </w:p>
    <w:p w:rsidR="00595E82" w:rsidRPr="00387228" w:rsidRDefault="00595E82" w:rsidP="00595E82">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     </w:t>
      </w:r>
      <w:r w:rsidR="0091256F" w:rsidRPr="00387228">
        <w:rPr>
          <w:rFonts w:ascii="Segoe UI" w:eastAsia="Times New Roman" w:hAnsi="Segoe UI" w:cs="Segoe UI"/>
          <w:color w:val="24292E"/>
          <w:sz w:val="20"/>
          <w:szCs w:val="24"/>
          <w:lang w:val="en-US" w:eastAsia="sk-SK"/>
        </w:rPr>
        <w:t xml:space="preserve">For evaluation and comparison </w:t>
      </w:r>
      <w:r w:rsidR="002E0473" w:rsidRPr="00387228">
        <w:rPr>
          <w:rFonts w:ascii="Segoe UI" w:eastAsia="Times New Roman" w:hAnsi="Segoe UI" w:cs="Segoe UI"/>
          <w:color w:val="24292E"/>
          <w:sz w:val="20"/>
          <w:szCs w:val="24"/>
          <w:lang w:val="en-US" w:eastAsia="sk-SK"/>
        </w:rPr>
        <w:t xml:space="preserve">of different models </w:t>
      </w:r>
      <w:r w:rsidRPr="00387228">
        <w:rPr>
          <w:rFonts w:ascii="Segoe UI" w:eastAsia="Times New Roman" w:hAnsi="Segoe UI" w:cs="Segoe UI"/>
          <w:color w:val="24292E"/>
          <w:sz w:val="20"/>
          <w:szCs w:val="24"/>
          <w:lang w:val="en-US" w:eastAsia="sk-SK"/>
        </w:rPr>
        <w:t xml:space="preserve">I </w:t>
      </w:r>
      <w:r w:rsidR="003D4859">
        <w:rPr>
          <w:rFonts w:ascii="Segoe UI" w:eastAsia="Times New Roman" w:hAnsi="Segoe UI" w:cs="Segoe UI"/>
          <w:color w:val="24292E"/>
          <w:sz w:val="20"/>
          <w:szCs w:val="24"/>
          <w:lang w:val="en-US" w:eastAsia="sk-SK"/>
        </w:rPr>
        <w:t xml:space="preserve">will </w:t>
      </w:r>
      <w:r w:rsidRPr="00387228">
        <w:rPr>
          <w:rFonts w:ascii="Segoe UI" w:eastAsia="Times New Roman" w:hAnsi="Segoe UI" w:cs="Segoe UI"/>
          <w:color w:val="24292E"/>
          <w:sz w:val="20"/>
          <w:szCs w:val="24"/>
          <w:lang w:val="en-US" w:eastAsia="sk-SK"/>
        </w:rPr>
        <w:t>also</w:t>
      </w:r>
      <w:r w:rsidR="003D4859">
        <w:rPr>
          <w:rFonts w:ascii="Segoe UI" w:eastAsia="Times New Roman" w:hAnsi="Segoe UI" w:cs="Segoe UI"/>
          <w:color w:val="24292E"/>
          <w:sz w:val="20"/>
          <w:szCs w:val="24"/>
          <w:lang w:val="en-US" w:eastAsia="sk-SK"/>
        </w:rPr>
        <w:t xml:space="preserve"> use</w:t>
      </w:r>
    </w:p>
    <w:p w:rsidR="002E0473" w:rsidRPr="00387228" w:rsidRDefault="00595E82" w:rsidP="002E0473">
      <w:pPr>
        <w:pStyle w:val="ListParagraph"/>
        <w:numPr>
          <w:ilvl w:val="0"/>
          <w:numId w:val="17"/>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color w:val="24292E"/>
          <w:sz w:val="20"/>
          <w:szCs w:val="24"/>
          <w:lang w:val="en-US" w:eastAsia="sk-SK"/>
        </w:rPr>
        <w:t>R^2 score – coefficient of determination</w:t>
      </w:r>
      <w:r w:rsidR="00AB25A9" w:rsidRPr="00387228">
        <w:rPr>
          <w:rFonts w:ascii="Segoe UI" w:eastAsia="Times New Roman" w:hAnsi="Segoe UI" w:cs="Segoe UI"/>
          <w:b/>
          <w:color w:val="24292E"/>
          <w:sz w:val="20"/>
          <w:szCs w:val="24"/>
          <w:lang w:val="en-US" w:eastAsia="sk-SK"/>
        </w:rPr>
        <w:t xml:space="preserve"> – </w:t>
      </w:r>
      <w:r w:rsidR="00AB25A9" w:rsidRPr="00387228">
        <w:rPr>
          <w:rFonts w:ascii="Segoe UI" w:eastAsia="Times New Roman" w:hAnsi="Segoe UI" w:cs="Segoe UI"/>
          <w:color w:val="24292E"/>
          <w:sz w:val="20"/>
          <w:szCs w:val="24"/>
          <w:lang w:val="en-US" w:eastAsia="sk-SK"/>
        </w:rPr>
        <w:t>which is</w:t>
      </w:r>
      <w:r w:rsidR="00AB25A9" w:rsidRPr="00387228">
        <w:rPr>
          <w:rFonts w:ascii="Segoe UI" w:eastAsia="Times New Roman" w:hAnsi="Segoe UI" w:cs="Segoe UI"/>
          <w:b/>
          <w:color w:val="24292E"/>
          <w:sz w:val="20"/>
          <w:szCs w:val="24"/>
          <w:lang w:val="en-US" w:eastAsia="sk-SK"/>
        </w:rPr>
        <w:t xml:space="preserve"> </w:t>
      </w:r>
      <w:r w:rsidR="00AB25A9" w:rsidRPr="00387228">
        <w:rPr>
          <w:rFonts w:ascii="Segoe UI" w:eastAsia="Times New Roman" w:hAnsi="Segoe UI" w:cs="Segoe UI"/>
          <w:color w:val="24292E"/>
          <w:sz w:val="20"/>
          <w:szCs w:val="24"/>
          <w:lang w:val="en-US" w:eastAsia="sk-SK"/>
        </w:rPr>
        <w:t xml:space="preserve">a proportion of the variance in the dependent variable that is predictable from the independent variable. </w:t>
      </w:r>
      <w:r w:rsidR="002E0473" w:rsidRPr="00387228">
        <w:rPr>
          <w:rFonts w:ascii="Segoe UI" w:eastAsia="Times New Roman" w:hAnsi="Segoe UI" w:cs="Segoe UI"/>
          <w:color w:val="24292E"/>
          <w:sz w:val="20"/>
          <w:szCs w:val="24"/>
          <w:lang w:val="en-US" w:eastAsia="sk-SK"/>
        </w:rPr>
        <w:t>An R2 of 0 means that the dependent variable cannot be predicted from the independent variable.</w:t>
      </w:r>
      <w:r w:rsidR="00AB25A9" w:rsidRPr="00387228">
        <w:rPr>
          <w:rFonts w:ascii="Segoe UI" w:eastAsia="Times New Roman" w:hAnsi="Segoe UI" w:cs="Segoe UI"/>
          <w:color w:val="24292E"/>
          <w:sz w:val="20"/>
          <w:szCs w:val="24"/>
          <w:lang w:val="en-US" w:eastAsia="sk-SK"/>
        </w:rPr>
        <w:t xml:space="preserve"> </w:t>
      </w:r>
      <w:r w:rsidR="002E0473" w:rsidRPr="00387228">
        <w:rPr>
          <w:rFonts w:ascii="Segoe UI" w:eastAsia="Times New Roman" w:hAnsi="Segoe UI" w:cs="Segoe UI"/>
          <w:color w:val="24292E"/>
          <w:sz w:val="20"/>
          <w:szCs w:val="24"/>
          <w:lang w:val="en-US" w:eastAsia="sk-SK"/>
        </w:rPr>
        <w:t>An R2 of 1 means the dependent variable can be predicted without error from the independent variable.</w:t>
      </w:r>
    </w:p>
    <w:p w:rsidR="002E0473" w:rsidRPr="00387228" w:rsidRDefault="00AB25A9" w:rsidP="002E0473">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ab/>
      </w:r>
      <m:oMath>
        <m:sSup>
          <m:sSupPr>
            <m:ctrlPr>
              <w:rPr>
                <w:rFonts w:ascii="Cambria Math" w:eastAsia="Times New Roman" w:hAnsi="Cambria Math" w:cs="Segoe UI"/>
                <w:i/>
                <w:color w:val="24292E"/>
                <w:sz w:val="20"/>
                <w:szCs w:val="24"/>
                <w:lang w:val="en-US" w:eastAsia="sk-SK"/>
              </w:rPr>
            </m:ctrlPr>
          </m:sSupPr>
          <m:e>
            <m:r>
              <w:rPr>
                <w:rFonts w:ascii="Cambria Math" w:eastAsia="Times New Roman" w:hAnsi="Cambria Math" w:cs="Segoe UI"/>
                <w:color w:val="24292E"/>
                <w:sz w:val="20"/>
                <w:szCs w:val="24"/>
                <w:lang w:val="en-US" w:eastAsia="sk-SK"/>
              </w:rPr>
              <m:t>R</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=1- </m:t>
        </m:r>
        <m:f>
          <m:fPr>
            <m:ctrlPr>
              <w:rPr>
                <w:rFonts w:ascii="Cambria Math" w:eastAsia="Times New Roman" w:hAnsi="Cambria Math" w:cs="Segoe UI"/>
                <w:i/>
                <w:color w:val="24292E"/>
                <w:sz w:val="20"/>
                <w:szCs w:val="24"/>
                <w:lang w:val="en-US" w:eastAsia="sk-SK"/>
              </w:rPr>
            </m:ctrlPr>
          </m:fPr>
          <m:num>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E</m:t>
                </m:r>
              </m:sub>
            </m:sSub>
          </m:num>
          <m:den>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T</m:t>
                </m:r>
              </m:sub>
            </m:sSub>
          </m:den>
        </m:f>
      </m:oMath>
      <w:r w:rsidR="002E0473"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        </w:t>
      </w:r>
      <w:r w:rsidR="002E0473" w:rsidRPr="00387228">
        <w:rPr>
          <w:rFonts w:ascii="Segoe UI" w:eastAsia="Times New Roman" w:hAnsi="Segoe UI" w:cs="Segoe UI"/>
          <w:color w:val="24292E"/>
          <w:sz w:val="20"/>
          <w:szCs w:val="24"/>
          <w:lang w:val="en-US" w:eastAsia="sk-SK"/>
        </w:rPr>
        <w:t xml:space="preserv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 xml:space="preserve">E </m:t>
            </m:r>
          </m:sub>
        </m:sSub>
        <m:r>
          <w:rPr>
            <w:rFonts w:ascii="Cambria Math" w:eastAsia="Times New Roman" w:hAnsi="Cambria Math" w:cs="Segoe UI"/>
            <w:color w:val="24292E"/>
            <w:sz w:val="20"/>
            <w:szCs w:val="24"/>
            <w:lang w:val="en-US" w:eastAsia="sk-SK"/>
          </w:rPr>
          <m:t xml:space="preserve">= </m:t>
        </m:r>
        <m:nary>
          <m:naryPr>
            <m:chr m:val="∑"/>
            <m:limLoc m:val="undOvr"/>
            <m:supHide m:val="1"/>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m:t>
            </m:r>
          </m:sub>
          <m:sup/>
          <m:e>
            <m:sSup>
              <m:sSupPr>
                <m:ctrlPr>
                  <w:rPr>
                    <w:rFonts w:ascii="Cambria Math" w:eastAsia="Times New Roman" w:hAnsi="Cambria Math" w:cs="Segoe UI"/>
                    <w:i/>
                    <w:color w:val="24292E"/>
                    <w:sz w:val="20"/>
                    <w:szCs w:val="24"/>
                    <w:lang w:val="en-US" w:eastAsia="sk-SK"/>
                  </w:rPr>
                </m:ctrlPr>
              </m:sSupPr>
              <m:e>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 xml:space="preserve">- </m:t>
                </m:r>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 </m:t>
            </m:r>
          </m:e>
        </m:nary>
      </m:oMath>
      <w:r w:rsidR="00DA2AB0"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        </w:t>
      </w:r>
      <w:r w:rsidR="00DA2AB0" w:rsidRPr="00387228">
        <w:rPr>
          <w:rFonts w:ascii="Segoe UI" w:eastAsia="Times New Roman" w:hAnsi="Segoe UI" w:cs="Segoe UI"/>
          <w:color w:val="24292E"/>
          <w:sz w:val="20"/>
          <w:szCs w:val="24"/>
          <w:lang w:val="en-US" w:eastAsia="sk-SK"/>
        </w:rPr>
        <w:t xml:space="preserv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 xml:space="preserve">T </m:t>
            </m:r>
          </m:sub>
        </m:sSub>
        <m:r>
          <w:rPr>
            <w:rFonts w:ascii="Cambria Math" w:eastAsia="Times New Roman" w:hAnsi="Cambria Math" w:cs="Segoe UI"/>
            <w:color w:val="24292E"/>
            <w:sz w:val="20"/>
            <w:szCs w:val="24"/>
            <w:lang w:val="en-US" w:eastAsia="sk-SK"/>
          </w:rPr>
          <m:t xml:space="preserve">= </m:t>
        </m:r>
        <m:nary>
          <m:naryPr>
            <m:chr m:val="∑"/>
            <m:limLoc m:val="undOvr"/>
            <m:supHide m:val="1"/>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m:t>
            </m:r>
          </m:sub>
          <m:sup/>
          <m:e>
            <m:sSup>
              <m:sSupPr>
                <m:ctrlPr>
                  <w:rPr>
                    <w:rFonts w:ascii="Cambria Math" w:eastAsia="Times New Roman" w:hAnsi="Cambria Math" w:cs="Segoe UI"/>
                    <w:i/>
                    <w:color w:val="24292E"/>
                    <w:sz w:val="20"/>
                    <w:szCs w:val="24"/>
                    <w:lang w:val="en-US" w:eastAsia="sk-SK"/>
                  </w:rPr>
                </m:ctrlPr>
              </m:sSupPr>
              <m:e>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 xml:space="preserve">- </m:t>
                </m:r>
                <m:acc>
                  <m:accPr>
                    <m:chr m:val="̅"/>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r>
                  <w:rPr>
                    <w:rFonts w:ascii="Cambria Math" w:eastAsia="Times New Roman" w:hAnsi="Cambria Math" w:cs="Segoe UI"/>
                    <w:color w:val="24292E"/>
                    <w:sz w:val="20"/>
                    <w:szCs w:val="24"/>
                    <w:lang w:val="en-US" w:eastAsia="sk-SK"/>
                  </w:rPr>
                  <m:t>)</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 </m:t>
            </m:r>
          </m:e>
        </m:nary>
      </m:oMath>
    </w:p>
    <w:p w:rsidR="00595E82" w:rsidRPr="00387228" w:rsidRDefault="00595E82" w:rsidP="00FD7599">
      <w:pPr>
        <w:spacing w:after="240" w:line="240" w:lineRule="auto"/>
        <w:ind w:left="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where </w:t>
      </w:r>
      <m:oMath>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is predicted value of observation </w:t>
      </w:r>
      <w:r w:rsidRPr="00387228">
        <w:rPr>
          <w:rFonts w:ascii="Times New Roman" w:eastAsia="Times New Roman" w:hAnsi="Times New Roman" w:cs="Times New Roman"/>
          <w:i/>
          <w:color w:val="24292E"/>
          <w:sz w:val="20"/>
          <w:szCs w:val="24"/>
          <w:lang w:val="en-US" w:eastAsia="sk-SK"/>
        </w:rPr>
        <w:t xml:space="preserve">i </w:t>
      </w:r>
      <w:r w:rsidRPr="00387228">
        <w:rPr>
          <w:rFonts w:ascii="Segoe UI" w:eastAsia="Times New Roman" w:hAnsi="Segoe UI" w:cs="Segoe UI"/>
          <w:color w:val="24292E"/>
          <w:sz w:val="20"/>
          <w:szCs w:val="24"/>
          <w:lang w:val="en-US" w:eastAsia="sk-SK"/>
        </w:rPr>
        <w:t xml:space="preserve">of regression dependable variable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oMath>
      <w:r w:rsidR="00FD7599">
        <w:rPr>
          <w:rFonts w:ascii="Segoe UI" w:eastAsia="Times New Roman" w:hAnsi="Segoe UI" w:cs="Segoe UI"/>
          <w:color w:val="24292E"/>
          <w:sz w:val="20"/>
          <w:szCs w:val="24"/>
          <w:lang w:val="en-US" w:eastAsia="sk-SK"/>
        </w:rPr>
        <w:t xml:space="preserve"> computed</w:t>
      </w:r>
      <w:r w:rsidR="00FD7599">
        <w:rPr>
          <w:rFonts w:ascii="Segoe UI" w:eastAsia="Times New Roman" w:hAnsi="Segoe UI" w:cs="Segoe UI"/>
          <w:color w:val="24292E"/>
          <w:sz w:val="20"/>
          <w:szCs w:val="24"/>
          <w:lang w:val="en-US" w:eastAsia="sk-SK"/>
        </w:rPr>
        <w:br/>
      </w:r>
      <w:r w:rsidRPr="00387228">
        <w:rPr>
          <w:rFonts w:ascii="Segoe UI" w:eastAsia="Times New Roman" w:hAnsi="Segoe UI" w:cs="Segoe UI"/>
          <w:color w:val="24292E"/>
          <w:sz w:val="20"/>
          <w:szCs w:val="24"/>
          <w:lang w:val="en-US" w:eastAsia="sk-SK"/>
        </w:rPr>
        <w:t xml:space="preserve">for </w:t>
      </w:r>
      <m:oMath>
        <m:r>
          <w:rPr>
            <w:rFonts w:ascii="Cambria Math" w:eastAsia="Times New Roman" w:hAnsi="Cambria Math" w:cs="Segoe UI"/>
            <w:color w:val="24292E"/>
            <w:sz w:val="20"/>
            <w:szCs w:val="24"/>
            <w:lang w:val="en-US" w:eastAsia="sk-SK"/>
          </w:rPr>
          <m:t>n</m:t>
        </m:r>
      </m:oMath>
      <w:r w:rsidRPr="00387228">
        <w:rPr>
          <w:rFonts w:ascii="Segoe UI" w:eastAsia="Times New Roman" w:hAnsi="Segoe UI" w:cs="Segoe UI"/>
          <w:color w:val="24292E"/>
          <w:sz w:val="20"/>
          <w:szCs w:val="24"/>
          <w:lang w:val="en-US" w:eastAsia="sk-SK"/>
        </w:rPr>
        <w:t xml:space="preserve"> different predictions</w:t>
      </w:r>
    </w:p>
    <w:p w:rsidR="00D23C14" w:rsidRPr="00387228" w:rsidRDefault="002265C2" w:rsidP="00D23C14">
      <w:pPr>
        <w:spacing w:after="240" w:line="240" w:lineRule="auto"/>
        <w:ind w:left="360"/>
        <w:rPr>
          <w:rFonts w:ascii="Segoe UI" w:eastAsia="Times New Roman" w:hAnsi="Segoe UI" w:cs="Segoe UI"/>
          <w:color w:val="24292E"/>
          <w:sz w:val="20"/>
          <w:szCs w:val="24"/>
          <w:lang w:val="en-US" w:eastAsia="sk-SK"/>
        </w:rPr>
      </w:pPr>
      <w:hyperlink r:id="rId8" w:history="1">
        <w:r w:rsidR="00595E82" w:rsidRPr="00387228">
          <w:rPr>
            <w:rStyle w:val="Hyperlink"/>
            <w:rFonts w:ascii="Segoe UI" w:eastAsia="Times New Roman" w:hAnsi="Segoe UI" w:cs="Segoe UI"/>
            <w:sz w:val="20"/>
            <w:szCs w:val="24"/>
            <w:lang w:val="en-US" w:eastAsia="sk-SK"/>
          </w:rPr>
          <w:t>https://en.wikipedia.org/wiki/Coefficient_of_determination</w:t>
        </w:r>
      </w:hyperlink>
    </w:p>
    <w:p w:rsidR="00595E82" w:rsidRDefault="002265C2" w:rsidP="00D23C14">
      <w:pPr>
        <w:spacing w:after="240" w:line="240" w:lineRule="auto"/>
        <w:ind w:left="360"/>
        <w:rPr>
          <w:rFonts w:ascii="Segoe UI" w:eastAsia="Times New Roman" w:hAnsi="Segoe UI" w:cs="Segoe UI"/>
          <w:color w:val="24292E"/>
          <w:sz w:val="20"/>
          <w:szCs w:val="24"/>
          <w:lang w:val="en-US" w:eastAsia="sk-SK"/>
        </w:rPr>
      </w:pPr>
      <w:hyperlink r:id="rId9" w:history="1">
        <w:r w:rsidR="0091541C" w:rsidRPr="0087234C">
          <w:rPr>
            <w:rStyle w:val="Hyperlink"/>
            <w:rFonts w:ascii="Segoe UI" w:eastAsia="Times New Roman" w:hAnsi="Segoe UI" w:cs="Segoe UI"/>
            <w:sz w:val="20"/>
            <w:szCs w:val="24"/>
            <w:lang w:val="en-US" w:eastAsia="sk-SK"/>
          </w:rPr>
          <w:t>http://stattrek.com/statistics/dictionary.aspx?definition=coefficient_of_determination</w:t>
        </w:r>
      </w:hyperlink>
    </w:p>
    <w:p w:rsidR="0091541C" w:rsidRDefault="0091541C" w:rsidP="00D23C14">
      <w:pPr>
        <w:spacing w:after="240" w:line="240" w:lineRule="auto"/>
        <w:ind w:left="360"/>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The disadvantage of the metric based on ‘mean error’ is that the score also depends on the absolute size of predicted values.  For </w:t>
      </w:r>
      <w:r w:rsidR="00110C4A">
        <w:rPr>
          <w:rFonts w:ascii="Segoe UI" w:eastAsia="Times New Roman" w:hAnsi="Segoe UI" w:cs="Segoe UI"/>
          <w:color w:val="24292E"/>
          <w:sz w:val="20"/>
          <w:szCs w:val="24"/>
          <w:lang w:val="en-US" w:eastAsia="sk-SK"/>
        </w:rPr>
        <w:t>example,</w:t>
      </w:r>
      <w:r>
        <w:rPr>
          <w:rFonts w:ascii="Segoe UI" w:eastAsia="Times New Roman" w:hAnsi="Segoe UI" w:cs="Segoe UI"/>
          <w:color w:val="24292E"/>
          <w:sz w:val="20"/>
          <w:szCs w:val="24"/>
          <w:lang w:val="en-US" w:eastAsia="sk-SK"/>
        </w:rPr>
        <w:t xml:space="preserve"> if I recalculate the house prices </w:t>
      </w:r>
      <w:r w:rsidR="00110C4A">
        <w:rPr>
          <w:rFonts w:ascii="Segoe UI" w:eastAsia="Times New Roman" w:hAnsi="Segoe UI" w:cs="Segoe UI"/>
          <w:color w:val="24292E"/>
          <w:sz w:val="20"/>
          <w:szCs w:val="24"/>
          <w:lang w:val="en-US" w:eastAsia="sk-SK"/>
        </w:rPr>
        <w:t>from US dollars to Japanese yen – which is approximately 1:109 and therefore the house prices in yen will be nominally m</w:t>
      </w:r>
      <w:r w:rsidR="00423704">
        <w:rPr>
          <w:rFonts w:ascii="Segoe UI" w:eastAsia="Times New Roman" w:hAnsi="Segoe UI" w:cs="Segoe UI"/>
          <w:color w:val="24292E"/>
          <w:sz w:val="20"/>
          <w:szCs w:val="24"/>
          <w:lang w:val="en-US" w:eastAsia="sk-SK"/>
        </w:rPr>
        <w:t>ore than hundred times higher, it</w:t>
      </w:r>
      <w:r w:rsidR="00110C4A">
        <w:rPr>
          <w:rFonts w:ascii="Segoe UI" w:eastAsia="Times New Roman" w:hAnsi="Segoe UI" w:cs="Segoe UI"/>
          <w:color w:val="24292E"/>
          <w:sz w:val="20"/>
          <w:szCs w:val="24"/>
          <w:lang w:val="en-US" w:eastAsia="sk-SK"/>
        </w:rPr>
        <w:t xml:space="preserve"> will </w:t>
      </w:r>
      <w:r w:rsidR="00423704">
        <w:rPr>
          <w:rFonts w:ascii="Segoe UI" w:eastAsia="Times New Roman" w:hAnsi="Segoe UI" w:cs="Segoe UI"/>
          <w:color w:val="24292E"/>
          <w:sz w:val="20"/>
          <w:szCs w:val="24"/>
          <w:lang w:val="en-US" w:eastAsia="sk-SK"/>
        </w:rPr>
        <w:t>also return</w:t>
      </w:r>
      <w:r w:rsidR="00110C4A">
        <w:rPr>
          <w:rFonts w:ascii="Segoe UI" w:eastAsia="Times New Roman" w:hAnsi="Segoe UI" w:cs="Segoe UI"/>
          <w:color w:val="24292E"/>
          <w:sz w:val="20"/>
          <w:szCs w:val="24"/>
          <w:lang w:val="en-US" w:eastAsia="sk-SK"/>
        </w:rPr>
        <w:t xml:space="preserve"> </w:t>
      </w:r>
      <w:r w:rsidR="00423704">
        <w:rPr>
          <w:rFonts w:ascii="Segoe UI" w:eastAsia="Times New Roman" w:hAnsi="Segoe UI" w:cs="Segoe UI"/>
          <w:color w:val="24292E"/>
          <w:sz w:val="20"/>
          <w:szCs w:val="24"/>
          <w:lang w:val="en-US" w:eastAsia="sk-SK"/>
        </w:rPr>
        <w:t>larger</w:t>
      </w:r>
      <w:r w:rsidR="00110C4A">
        <w:rPr>
          <w:rFonts w:ascii="Segoe UI" w:eastAsia="Times New Roman" w:hAnsi="Segoe UI" w:cs="Segoe UI"/>
          <w:color w:val="24292E"/>
          <w:sz w:val="20"/>
          <w:szCs w:val="24"/>
          <w:lang w:val="en-US" w:eastAsia="sk-SK"/>
        </w:rPr>
        <w:t xml:space="preserve"> mean error score for the same model.</w:t>
      </w:r>
    </w:p>
    <w:p w:rsidR="0091541C" w:rsidRPr="00387228" w:rsidRDefault="0091541C" w:rsidP="00161054">
      <w:pPr>
        <w:spacing w:after="240" w:line="240" w:lineRule="auto"/>
        <w:ind w:left="360"/>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Advantage of R2 score is that the value is always between 0 and 1, therefore it always delivers consistent view how good is the model, which is </w:t>
      </w:r>
      <w:r w:rsidR="00110C4A">
        <w:rPr>
          <w:rFonts w:ascii="Segoe UI" w:eastAsia="Times New Roman" w:hAnsi="Segoe UI" w:cs="Segoe UI"/>
          <w:color w:val="24292E"/>
          <w:sz w:val="20"/>
          <w:szCs w:val="24"/>
          <w:lang w:val="en-US" w:eastAsia="sk-SK"/>
        </w:rPr>
        <w:t>independent</w:t>
      </w:r>
      <w:r>
        <w:rPr>
          <w:rFonts w:ascii="Segoe UI" w:eastAsia="Times New Roman" w:hAnsi="Segoe UI" w:cs="Segoe UI"/>
          <w:color w:val="24292E"/>
          <w:sz w:val="20"/>
          <w:szCs w:val="24"/>
          <w:lang w:val="en-US" w:eastAsia="sk-SK"/>
        </w:rPr>
        <w:t xml:space="preserve"> from the absolute value of the predicted variable. </w:t>
      </w:r>
      <w:r w:rsidR="00110C4A">
        <w:rPr>
          <w:rFonts w:ascii="Segoe UI" w:eastAsia="Times New Roman" w:hAnsi="Segoe UI" w:cs="Segoe UI"/>
          <w:color w:val="24292E"/>
          <w:sz w:val="20"/>
          <w:szCs w:val="24"/>
          <w:lang w:val="en-US" w:eastAsia="sk-SK"/>
        </w:rPr>
        <w:t xml:space="preserve"> R2 score delivers the same results</w:t>
      </w:r>
      <w:r w:rsidR="00423704">
        <w:rPr>
          <w:rFonts w:ascii="Segoe UI" w:eastAsia="Times New Roman" w:hAnsi="Segoe UI" w:cs="Segoe UI"/>
          <w:color w:val="24292E"/>
          <w:sz w:val="20"/>
          <w:szCs w:val="24"/>
          <w:lang w:val="en-US" w:eastAsia="sk-SK"/>
        </w:rPr>
        <w:t xml:space="preserve">, also </w:t>
      </w:r>
      <w:r w:rsidR="00110C4A">
        <w:rPr>
          <w:rFonts w:ascii="Segoe UI" w:eastAsia="Times New Roman" w:hAnsi="Segoe UI" w:cs="Segoe UI"/>
          <w:color w:val="24292E"/>
          <w:sz w:val="20"/>
          <w:szCs w:val="24"/>
          <w:lang w:val="en-US" w:eastAsia="sk-SK"/>
        </w:rPr>
        <w:t xml:space="preserve">if values in data set were transformed (scaled, unskewed) without the need </w:t>
      </w:r>
      <w:r w:rsidR="00161054">
        <w:rPr>
          <w:rFonts w:ascii="Segoe UI" w:eastAsia="Times New Roman" w:hAnsi="Segoe UI" w:cs="Segoe UI"/>
          <w:color w:val="24292E"/>
          <w:sz w:val="20"/>
          <w:szCs w:val="24"/>
          <w:lang w:val="en-US" w:eastAsia="sk-SK"/>
        </w:rPr>
        <w:t>of</w:t>
      </w:r>
      <w:r w:rsidR="00110C4A">
        <w:rPr>
          <w:rFonts w:ascii="Segoe UI" w:eastAsia="Times New Roman" w:hAnsi="Segoe UI" w:cs="Segoe UI"/>
          <w:color w:val="24292E"/>
          <w:sz w:val="20"/>
          <w:szCs w:val="24"/>
          <w:lang w:val="en-US" w:eastAsia="sk-SK"/>
        </w:rPr>
        <w:t xml:space="preserve"> inverse transformation.</w:t>
      </w:r>
      <w:r w:rsidR="00161054">
        <w:rPr>
          <w:rFonts w:ascii="Segoe UI" w:eastAsia="Times New Roman" w:hAnsi="Segoe UI" w:cs="Segoe UI"/>
          <w:color w:val="24292E"/>
          <w:sz w:val="20"/>
          <w:szCs w:val="24"/>
          <w:lang w:val="en-US" w:eastAsia="sk-SK"/>
        </w:rPr>
        <w:t xml:space="preserve"> This is the reason why I also use R2 score metrics in model evaluation.</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II. Analysis</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 Exploration</w:t>
      </w:r>
    </w:p>
    <w:p w:rsidR="00CC3A41" w:rsidRDefault="00CC3A41" w:rsidP="00CC3A4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Features</w:t>
      </w:r>
    </w:p>
    <w:p w:rsidR="003D4859" w:rsidRDefault="003D4859" w:rsidP="003D4859">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There are almost 80 features for each record which descr</w:t>
      </w:r>
      <w:r>
        <w:rPr>
          <w:rFonts w:ascii="Segoe UI" w:eastAsia="Times New Roman" w:hAnsi="Segoe UI" w:cs="Segoe UI"/>
          <w:color w:val="24292E"/>
          <w:sz w:val="20"/>
          <w:szCs w:val="24"/>
          <w:lang w:val="en-US" w:eastAsia="sk-SK"/>
        </w:rPr>
        <w:t xml:space="preserve">ibe each house from more aspects. Description of the features is delivered with the data in separate file. Partial information are visible on following web page: </w:t>
      </w:r>
    </w:p>
    <w:p w:rsidR="003D4859" w:rsidRPr="003D4859" w:rsidRDefault="003D4859" w:rsidP="003D4859">
      <w:pPr>
        <w:spacing w:after="240" w:line="240" w:lineRule="auto"/>
        <w:rPr>
          <w:rFonts w:ascii="Segoe UI" w:eastAsia="Times New Roman" w:hAnsi="Segoe UI" w:cs="Segoe UI"/>
          <w:color w:val="24292E"/>
          <w:sz w:val="20"/>
          <w:szCs w:val="24"/>
          <w:lang w:val="en-US" w:eastAsia="sk-SK"/>
        </w:rPr>
      </w:pPr>
      <w:r w:rsidRPr="003D4859">
        <w:rPr>
          <w:rFonts w:ascii="Segoe UI" w:eastAsia="Times New Roman" w:hAnsi="Segoe UI" w:cs="Segoe UI"/>
          <w:color w:val="24292E"/>
          <w:sz w:val="20"/>
          <w:szCs w:val="24"/>
          <w:lang w:val="en-US" w:eastAsia="sk-SK"/>
        </w:rPr>
        <w:lastRenderedPageBreak/>
        <w:t>https://www.kaggle.com/c/house-prices-advanced-regression-techniques/data</w:t>
      </w:r>
    </w:p>
    <w:p w:rsidR="00900B6E" w:rsidRPr="00387228" w:rsidRDefault="00DA2AB0" w:rsidP="00900B6E">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Sale</w:t>
      </w:r>
      <w:r w:rsidR="00E1568E" w:rsidRPr="00387228">
        <w:rPr>
          <w:rFonts w:ascii="Segoe UI" w:eastAsia="Times New Roman" w:hAnsi="Segoe UI" w:cs="Segoe UI"/>
          <w:bCs/>
          <w:color w:val="24292E"/>
          <w:sz w:val="24"/>
          <w:szCs w:val="30"/>
          <w:lang w:val="en-US" w:eastAsia="sk-SK"/>
        </w:rPr>
        <w:t xml:space="preserve"> </w:t>
      </w:r>
      <w:r w:rsidRPr="00387228">
        <w:rPr>
          <w:rFonts w:ascii="Segoe UI" w:eastAsia="Times New Roman" w:hAnsi="Segoe UI" w:cs="Segoe UI"/>
          <w:bCs/>
          <w:color w:val="24292E"/>
          <w:sz w:val="24"/>
          <w:szCs w:val="30"/>
          <w:lang w:val="en-US" w:eastAsia="sk-SK"/>
        </w:rPr>
        <w:t>Price</w:t>
      </w:r>
    </w:p>
    <w:p w:rsidR="003D4859" w:rsidRDefault="003D4859" w:rsidP="00900B6E">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‘SaleP</w:t>
      </w:r>
      <w:r w:rsidR="00900B6E" w:rsidRPr="00387228">
        <w:rPr>
          <w:rFonts w:ascii="Segoe UI" w:eastAsia="Times New Roman" w:hAnsi="Segoe UI" w:cs="Segoe UI"/>
          <w:color w:val="24292E"/>
          <w:sz w:val="20"/>
          <w:szCs w:val="24"/>
          <w:lang w:val="en-US" w:eastAsia="sk-SK"/>
        </w:rPr>
        <w:t>rice</w:t>
      </w:r>
      <w:r>
        <w:rPr>
          <w:rFonts w:ascii="Segoe UI" w:eastAsia="Times New Roman" w:hAnsi="Segoe UI" w:cs="Segoe UI"/>
          <w:color w:val="24292E"/>
          <w:sz w:val="20"/>
          <w:szCs w:val="24"/>
          <w:lang w:val="en-US" w:eastAsia="sk-SK"/>
        </w:rPr>
        <w:t>’ as a sale price</w:t>
      </w:r>
      <w:r w:rsidR="00900B6E" w:rsidRPr="00387228">
        <w:rPr>
          <w:rFonts w:ascii="Segoe UI" w:eastAsia="Times New Roman" w:hAnsi="Segoe UI" w:cs="Segoe UI"/>
          <w:color w:val="24292E"/>
          <w:sz w:val="20"/>
          <w:szCs w:val="24"/>
          <w:lang w:val="en-US" w:eastAsia="sk-SK"/>
        </w:rPr>
        <w:t xml:space="preserve"> of the house is the target variable.</w:t>
      </w:r>
      <w:r>
        <w:rPr>
          <w:rFonts w:ascii="Segoe UI" w:eastAsia="Times New Roman" w:hAnsi="Segoe UI" w:cs="Segoe UI"/>
          <w:color w:val="24292E"/>
          <w:sz w:val="20"/>
          <w:szCs w:val="24"/>
          <w:lang w:val="en-US" w:eastAsia="sk-SK"/>
        </w:rPr>
        <w:t xml:space="preserve"> I will finde and train a model which will be able to predict this value based on specified features.</w:t>
      </w:r>
      <w:r w:rsidR="00900B6E" w:rsidRPr="00387228">
        <w:rPr>
          <w:rFonts w:ascii="Segoe UI" w:eastAsia="Times New Roman" w:hAnsi="Segoe UI" w:cs="Segoe UI"/>
          <w:color w:val="24292E"/>
          <w:sz w:val="20"/>
          <w:szCs w:val="24"/>
          <w:lang w:val="en-US" w:eastAsia="sk-SK"/>
        </w:rPr>
        <w:t xml:space="preserve"> </w:t>
      </w:r>
      <w:r w:rsidR="00610F53" w:rsidRPr="00387228">
        <w:rPr>
          <w:rFonts w:ascii="Segoe UI" w:eastAsia="Times New Roman" w:hAnsi="Segoe UI" w:cs="Segoe UI"/>
          <w:color w:val="24292E"/>
          <w:sz w:val="20"/>
          <w:szCs w:val="24"/>
          <w:lang w:val="en-US" w:eastAsia="sk-SK"/>
        </w:rPr>
        <w:t xml:space="preserve"> </w:t>
      </w:r>
    </w:p>
    <w:p w:rsidR="00610F53" w:rsidRPr="00387228" w:rsidRDefault="00610F53" w:rsidP="00900B6E">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 basic statistic</w:t>
      </w:r>
      <w:r w:rsidR="00684F40">
        <w:rPr>
          <w:rFonts w:ascii="Segoe UI" w:eastAsia="Times New Roman" w:hAnsi="Segoe UI" w:cs="Segoe UI"/>
          <w:color w:val="24292E"/>
          <w:sz w:val="20"/>
          <w:szCs w:val="24"/>
          <w:lang w:val="en-US" w:eastAsia="sk-SK"/>
        </w:rPr>
        <w:t>s</w:t>
      </w:r>
      <w:r w:rsidR="003D4859">
        <w:rPr>
          <w:rFonts w:ascii="Segoe UI" w:eastAsia="Times New Roman" w:hAnsi="Segoe UI" w:cs="Segoe UI"/>
          <w:color w:val="24292E"/>
          <w:sz w:val="20"/>
          <w:szCs w:val="24"/>
          <w:lang w:val="en-US" w:eastAsia="sk-SK"/>
        </w:rPr>
        <w:t xml:space="preserve"> of </w:t>
      </w:r>
      <w:r w:rsidRPr="00387228">
        <w:rPr>
          <w:rFonts w:ascii="Segoe UI" w:eastAsia="Times New Roman" w:hAnsi="Segoe UI" w:cs="Segoe UI"/>
          <w:color w:val="24292E"/>
          <w:sz w:val="20"/>
          <w:szCs w:val="24"/>
          <w:lang w:val="en-US" w:eastAsia="sk-SK"/>
        </w:rPr>
        <w:t>the sale price:</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Maximum price: </w:t>
      </w:r>
      <w:r w:rsidRPr="00387228">
        <w:rPr>
          <w:rFonts w:ascii="Segoe UI" w:hAnsi="Segoe UI" w:cs="Segoe UI"/>
          <w:i/>
          <w:sz w:val="20"/>
          <w:lang w:val="en-US" w:eastAsia="sk-SK"/>
        </w:rPr>
        <w:tab/>
        <w:t>$755,000.00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Minimum price: </w:t>
      </w:r>
      <w:r w:rsidRPr="00387228">
        <w:rPr>
          <w:rFonts w:ascii="Segoe UI" w:hAnsi="Segoe UI" w:cs="Segoe UI"/>
          <w:i/>
          <w:sz w:val="20"/>
          <w:lang w:val="en-US" w:eastAsia="sk-SK"/>
        </w:rPr>
        <w:tab/>
      </w:r>
      <w:r w:rsidRPr="00387228">
        <w:rPr>
          <w:rFonts w:ascii="Segoe UI" w:hAnsi="Segoe UI" w:cs="Segoe UI"/>
          <w:i/>
          <w:sz w:val="20"/>
          <w:lang w:val="en-US" w:eastAsia="sk-SK"/>
        </w:rPr>
        <w:tab/>
        <w:t>$34,900.00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Mean price:    </w:t>
      </w:r>
      <w:r w:rsidRPr="00387228">
        <w:rPr>
          <w:rFonts w:ascii="Segoe UI" w:hAnsi="Segoe UI" w:cs="Segoe UI"/>
          <w:i/>
          <w:sz w:val="20"/>
          <w:lang w:val="en-US" w:eastAsia="sk-SK"/>
        </w:rPr>
        <w:tab/>
      </w:r>
      <w:r w:rsidRPr="00387228">
        <w:rPr>
          <w:rFonts w:ascii="Segoe UI" w:hAnsi="Segoe UI" w:cs="Segoe UI"/>
          <w:i/>
          <w:sz w:val="20"/>
          <w:lang w:val="en-US" w:eastAsia="sk-SK"/>
        </w:rPr>
        <w:tab/>
        <w:t>$180,921.20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Median price   </w:t>
      </w:r>
      <w:r w:rsidRPr="00387228">
        <w:rPr>
          <w:rFonts w:ascii="Segoe UI" w:hAnsi="Segoe UI" w:cs="Segoe UI"/>
          <w:i/>
          <w:sz w:val="20"/>
          <w:lang w:val="en-US" w:eastAsia="sk-SK"/>
        </w:rPr>
        <w:tab/>
      </w:r>
      <w:r w:rsidRPr="00387228">
        <w:rPr>
          <w:rFonts w:ascii="Segoe UI" w:hAnsi="Segoe UI" w:cs="Segoe UI"/>
          <w:i/>
          <w:sz w:val="20"/>
          <w:lang w:val="en-US" w:eastAsia="sk-SK"/>
        </w:rPr>
        <w:tab/>
        <w:t>$163,000.00</w:t>
      </w:r>
    </w:p>
    <w:p w:rsidR="00610F53" w:rsidRPr="00387228" w:rsidRDefault="00610F53" w:rsidP="00DA7793">
      <w:pPr>
        <w:pStyle w:val="NoSpacing"/>
        <w:rPr>
          <w:rFonts w:ascii="Segoe UI" w:hAnsi="Segoe UI" w:cs="Segoe UI"/>
          <w:i/>
          <w:sz w:val="20"/>
          <w:lang w:val="en-US" w:eastAsia="sk-SK"/>
        </w:rPr>
      </w:pPr>
      <w:r w:rsidRPr="00387228">
        <w:rPr>
          <w:rFonts w:ascii="Segoe UI" w:hAnsi="Segoe UI" w:cs="Segoe UI"/>
          <w:i/>
          <w:sz w:val="20"/>
          <w:lang w:val="en-US" w:eastAsia="sk-SK"/>
        </w:rPr>
        <w:t xml:space="preserve">Standard deviation of prices: </w:t>
      </w:r>
      <w:r w:rsidRPr="00387228">
        <w:rPr>
          <w:rFonts w:ascii="Segoe UI" w:hAnsi="Segoe UI" w:cs="Segoe UI"/>
          <w:i/>
          <w:sz w:val="20"/>
          <w:lang w:val="en-US" w:eastAsia="sk-SK"/>
        </w:rPr>
        <w:tab/>
        <w:t>$79,415.29</w:t>
      </w:r>
    </w:p>
    <w:p w:rsidR="00F57903" w:rsidRPr="00387228" w:rsidRDefault="00F57903" w:rsidP="00DA7793">
      <w:pPr>
        <w:pStyle w:val="NoSpacing"/>
        <w:rPr>
          <w:sz w:val="20"/>
          <w:lang w:val="en-US" w:eastAsia="sk-SK"/>
        </w:rPr>
      </w:pPr>
    </w:p>
    <w:p w:rsidR="00F612EB" w:rsidRPr="00387228" w:rsidRDefault="00F612EB" w:rsidP="00900B6E">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w:t>
      </w:r>
      <w:r w:rsidR="00610F53" w:rsidRPr="00387228">
        <w:rPr>
          <w:rFonts w:ascii="Segoe UI" w:eastAsia="Times New Roman" w:hAnsi="Segoe UI" w:cs="Segoe UI"/>
          <w:color w:val="24292E"/>
          <w:sz w:val="20"/>
          <w:szCs w:val="24"/>
          <w:lang w:val="en-US" w:eastAsia="sk-SK"/>
        </w:rPr>
        <w:t>he</w:t>
      </w:r>
      <w:r w:rsidRPr="00387228">
        <w:rPr>
          <w:rFonts w:ascii="Segoe UI" w:eastAsia="Times New Roman" w:hAnsi="Segoe UI" w:cs="Segoe UI"/>
          <w:color w:val="24292E"/>
          <w:sz w:val="20"/>
          <w:szCs w:val="24"/>
          <w:lang w:val="en-US" w:eastAsia="sk-SK"/>
        </w:rPr>
        <w:t xml:space="preserve"> distribution of </w:t>
      </w:r>
      <w:r w:rsidR="003D4859">
        <w:rPr>
          <w:rFonts w:ascii="Segoe UI" w:eastAsia="Times New Roman" w:hAnsi="Segoe UI" w:cs="Segoe UI"/>
          <w:color w:val="24292E"/>
          <w:sz w:val="20"/>
          <w:szCs w:val="24"/>
          <w:lang w:val="en-US" w:eastAsia="sk-SK"/>
        </w:rPr>
        <w:t>‘</w:t>
      </w:r>
      <w:r w:rsidR="00610F53" w:rsidRPr="00387228">
        <w:rPr>
          <w:rFonts w:ascii="Segoe UI" w:eastAsia="Times New Roman" w:hAnsi="Segoe UI" w:cs="Segoe UI"/>
          <w:color w:val="24292E"/>
          <w:sz w:val="20"/>
          <w:szCs w:val="24"/>
          <w:lang w:val="en-US" w:eastAsia="sk-SK"/>
        </w:rPr>
        <w:t>SalePrice</w:t>
      </w:r>
      <w:r w:rsidR="003D4859">
        <w:rPr>
          <w:rFonts w:ascii="Segoe UI" w:eastAsia="Times New Roman" w:hAnsi="Segoe UI" w:cs="Segoe UI"/>
          <w:color w:val="24292E"/>
          <w:sz w:val="20"/>
          <w:szCs w:val="24"/>
          <w:lang w:val="en-US" w:eastAsia="sk-SK"/>
        </w:rPr>
        <w:t>’</w:t>
      </w:r>
      <w:r w:rsidR="00610F53" w:rsidRPr="00387228">
        <w:rPr>
          <w:rFonts w:ascii="Segoe UI" w:eastAsia="Times New Roman" w:hAnsi="Segoe UI" w:cs="Segoe UI"/>
          <w:color w:val="24292E"/>
          <w:sz w:val="20"/>
          <w:szCs w:val="24"/>
          <w:lang w:val="en-US" w:eastAsia="sk-SK"/>
        </w:rPr>
        <w:t xml:space="preserve"> </w:t>
      </w:r>
      <w:r w:rsidR="00A80892" w:rsidRPr="00387228">
        <w:rPr>
          <w:rFonts w:ascii="Segoe UI" w:eastAsia="Times New Roman" w:hAnsi="Segoe UI" w:cs="Segoe UI"/>
          <w:color w:val="24292E"/>
          <w:sz w:val="20"/>
          <w:szCs w:val="24"/>
          <w:lang w:val="en-US" w:eastAsia="sk-SK"/>
        </w:rPr>
        <w:t>deviates from normal distribution</w:t>
      </w:r>
      <w:r w:rsidRPr="00387228">
        <w:rPr>
          <w:rFonts w:ascii="Segoe UI" w:eastAsia="Times New Roman" w:hAnsi="Segoe UI" w:cs="Segoe UI"/>
          <w:color w:val="24292E"/>
          <w:sz w:val="20"/>
          <w:szCs w:val="24"/>
          <w:lang w:val="en-US" w:eastAsia="sk-SK"/>
        </w:rPr>
        <w:t>,</w:t>
      </w:r>
      <w:r w:rsidR="00A80892" w:rsidRPr="00387228">
        <w:rPr>
          <w:rFonts w:ascii="Segoe UI" w:eastAsia="Times New Roman" w:hAnsi="Segoe UI" w:cs="Segoe UI"/>
          <w:color w:val="24292E"/>
          <w:sz w:val="20"/>
          <w:szCs w:val="24"/>
          <w:lang w:val="en-US" w:eastAsia="sk-SK"/>
        </w:rPr>
        <w:t xml:space="preserve"> </w:t>
      </w:r>
      <w:r w:rsidR="003D4859">
        <w:rPr>
          <w:rFonts w:ascii="Segoe UI" w:eastAsia="Times New Roman" w:hAnsi="Segoe UI" w:cs="Segoe UI"/>
          <w:color w:val="24292E"/>
          <w:sz w:val="20"/>
          <w:szCs w:val="24"/>
          <w:lang w:val="en-US" w:eastAsia="sk-SK"/>
        </w:rPr>
        <w:t xml:space="preserve">it </w:t>
      </w:r>
      <w:r w:rsidR="000E4309" w:rsidRPr="00387228">
        <w:rPr>
          <w:rFonts w:ascii="Segoe UI" w:eastAsia="Times New Roman" w:hAnsi="Segoe UI" w:cs="Segoe UI"/>
          <w:color w:val="24292E"/>
          <w:sz w:val="20"/>
          <w:szCs w:val="24"/>
          <w:lang w:val="en-US" w:eastAsia="sk-SK"/>
        </w:rPr>
        <w:t xml:space="preserve">shows skewness to the left </w:t>
      </w:r>
      <w:r w:rsidR="00610F53" w:rsidRPr="00387228">
        <w:rPr>
          <w:rFonts w:ascii="Segoe UI" w:eastAsia="Times New Roman" w:hAnsi="Segoe UI" w:cs="Segoe UI"/>
          <w:color w:val="24292E"/>
          <w:sz w:val="20"/>
          <w:szCs w:val="24"/>
          <w:lang w:val="en-US" w:eastAsia="sk-SK"/>
        </w:rPr>
        <w:t>(towards lower prices) which is not a surprise</w:t>
      </w:r>
      <w:r w:rsidRPr="00387228">
        <w:rPr>
          <w:rFonts w:ascii="Segoe UI" w:eastAsia="Times New Roman" w:hAnsi="Segoe UI" w:cs="Segoe UI"/>
          <w:color w:val="24292E"/>
          <w:sz w:val="20"/>
          <w:szCs w:val="24"/>
          <w:lang w:val="en-US" w:eastAsia="sk-SK"/>
        </w:rPr>
        <w:t xml:space="preserve">, because </w:t>
      </w:r>
      <w:r w:rsidR="00ED700F" w:rsidRPr="00387228">
        <w:rPr>
          <w:rFonts w:ascii="Segoe UI" w:eastAsia="Times New Roman" w:hAnsi="Segoe UI" w:cs="Segoe UI"/>
          <w:color w:val="24292E"/>
          <w:sz w:val="20"/>
          <w:szCs w:val="24"/>
          <w:lang w:val="en-US" w:eastAsia="sk-SK"/>
        </w:rPr>
        <w:t>maximal price of a ho</w:t>
      </w:r>
      <w:r w:rsidR="00E1568E" w:rsidRPr="00387228">
        <w:rPr>
          <w:rFonts w:ascii="Segoe UI" w:eastAsia="Times New Roman" w:hAnsi="Segoe UI" w:cs="Segoe UI"/>
          <w:color w:val="24292E"/>
          <w:sz w:val="20"/>
          <w:szCs w:val="24"/>
          <w:lang w:val="en-US" w:eastAsia="sk-SK"/>
        </w:rPr>
        <w:t>use has no limits, but something like ‘smallest’ usable house does exist.</w:t>
      </w:r>
    </w:p>
    <w:p w:rsidR="00A80892" w:rsidRPr="00387228" w:rsidRDefault="00F612EB" w:rsidP="00900B6E">
      <w:pPr>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 xml:space="preserve"> </w:t>
      </w:r>
    </w:p>
    <w:p w:rsidR="00900B6E" w:rsidRPr="00387228" w:rsidRDefault="00610F53" w:rsidP="00900B6E">
      <w:pPr>
        <w:rPr>
          <w:sz w:val="18"/>
          <w:lang w:val="en-US" w:eastAsia="sk-SK"/>
        </w:rPr>
      </w:pPr>
      <w:r w:rsidRPr="00387228">
        <w:rPr>
          <w:noProof/>
          <w:sz w:val="18"/>
          <w:lang w:val="en-US"/>
        </w:rPr>
        <w:drawing>
          <wp:anchor distT="0" distB="0" distL="114300" distR="114300" simplePos="0" relativeHeight="251658240" behindDoc="0" locked="0" layoutInCell="1" allowOverlap="1">
            <wp:simplePos x="0" y="0"/>
            <wp:positionH relativeFrom="column">
              <wp:posOffset>-534</wp:posOffset>
            </wp:positionH>
            <wp:positionV relativeFrom="paragraph">
              <wp:posOffset>-862</wp:posOffset>
            </wp:positionV>
            <wp:extent cx="6024253" cy="179957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4253" cy="1799573"/>
                    </a:xfrm>
                    <a:prstGeom prst="rect">
                      <a:avLst/>
                    </a:prstGeom>
                  </pic:spPr>
                </pic:pic>
              </a:graphicData>
            </a:graphic>
          </wp:anchor>
        </w:drawing>
      </w:r>
    </w:p>
    <w:p w:rsidR="00DA2AB0" w:rsidRPr="00387228" w:rsidRDefault="00DA2AB0" w:rsidP="00F57903">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Categorical and Continuous values</w:t>
      </w:r>
    </w:p>
    <w:p w:rsidR="00E9048C" w:rsidRPr="00387228" w:rsidRDefault="00E9048C" w:rsidP="00E9048C">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Simple request on data type </w:t>
      </w:r>
      <w:r w:rsidR="000364F0" w:rsidRPr="00387228">
        <w:rPr>
          <w:rFonts w:ascii="Segoe UI" w:eastAsia="Times New Roman" w:hAnsi="Segoe UI" w:cs="Segoe UI"/>
          <w:color w:val="24292E"/>
          <w:sz w:val="20"/>
          <w:szCs w:val="24"/>
          <w:lang w:val="en-US" w:eastAsia="sk-SK"/>
        </w:rPr>
        <w:t xml:space="preserve">stated, </w:t>
      </w:r>
      <w:r w:rsidRPr="00387228">
        <w:rPr>
          <w:rFonts w:ascii="Segoe UI" w:eastAsia="Times New Roman" w:hAnsi="Segoe UI" w:cs="Segoe UI"/>
          <w:color w:val="24292E"/>
          <w:sz w:val="20"/>
          <w:szCs w:val="24"/>
          <w:lang w:val="en-US" w:eastAsia="sk-SK"/>
        </w:rPr>
        <w:t xml:space="preserve">that </w:t>
      </w:r>
      <w:r w:rsidR="00D533C2">
        <w:rPr>
          <w:rFonts w:ascii="Segoe UI" w:eastAsia="Times New Roman" w:hAnsi="Segoe UI" w:cs="Segoe UI"/>
          <w:color w:val="24292E"/>
          <w:sz w:val="20"/>
          <w:szCs w:val="24"/>
          <w:lang w:val="en-US" w:eastAsia="sk-SK"/>
        </w:rPr>
        <w:t xml:space="preserve">thera are </w:t>
      </w:r>
      <w:r w:rsidRPr="00387228">
        <w:rPr>
          <w:rFonts w:ascii="Segoe UI" w:eastAsia="Times New Roman" w:hAnsi="Segoe UI" w:cs="Segoe UI"/>
          <w:color w:val="24292E"/>
          <w:sz w:val="20"/>
          <w:szCs w:val="24"/>
          <w:lang w:val="en-US" w:eastAsia="sk-SK"/>
        </w:rPr>
        <w:t xml:space="preserve">27 features </w:t>
      </w:r>
      <w:r w:rsidR="00D533C2">
        <w:rPr>
          <w:rFonts w:ascii="Segoe UI" w:eastAsia="Times New Roman" w:hAnsi="Segoe UI" w:cs="Segoe UI"/>
          <w:color w:val="24292E"/>
          <w:sz w:val="20"/>
          <w:szCs w:val="24"/>
          <w:lang w:val="en-US" w:eastAsia="sk-SK"/>
        </w:rPr>
        <w:t xml:space="preserve">which </w:t>
      </w:r>
      <w:r w:rsidRPr="00387228">
        <w:rPr>
          <w:rFonts w:ascii="Segoe UI" w:eastAsia="Times New Roman" w:hAnsi="Segoe UI" w:cs="Segoe UI"/>
          <w:color w:val="24292E"/>
          <w:sz w:val="20"/>
          <w:szCs w:val="24"/>
          <w:lang w:val="en-US" w:eastAsia="sk-SK"/>
        </w:rPr>
        <w:t>are numerical and 43 are categorical.</w:t>
      </w:r>
    </w:p>
    <w:p w:rsidR="00782948" w:rsidRPr="00387228" w:rsidRDefault="000364F0"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 f</w:t>
      </w:r>
      <w:r w:rsidR="00A80892" w:rsidRPr="00387228">
        <w:rPr>
          <w:rFonts w:ascii="Segoe UI" w:eastAsia="Times New Roman" w:hAnsi="Segoe UI" w:cs="Segoe UI"/>
          <w:color w:val="24292E"/>
          <w:sz w:val="20"/>
          <w:szCs w:val="24"/>
          <w:lang w:val="en-US" w:eastAsia="sk-SK"/>
        </w:rPr>
        <w:t xml:space="preserve">eatures describing measurable </w:t>
      </w:r>
      <w:r w:rsidR="00071ACB" w:rsidRPr="00387228">
        <w:rPr>
          <w:rFonts w:ascii="Segoe UI" w:eastAsia="Times New Roman" w:hAnsi="Segoe UI" w:cs="Segoe UI"/>
          <w:color w:val="24292E"/>
          <w:sz w:val="20"/>
          <w:szCs w:val="24"/>
          <w:lang w:val="en-US" w:eastAsia="sk-SK"/>
        </w:rPr>
        <w:t>attributes as</w:t>
      </w:r>
      <w:r w:rsidR="00782948" w:rsidRPr="00387228">
        <w:rPr>
          <w:rFonts w:ascii="Segoe UI" w:eastAsia="Times New Roman" w:hAnsi="Segoe UI" w:cs="Segoe UI"/>
          <w:color w:val="24292E"/>
          <w:sz w:val="20"/>
          <w:szCs w:val="24"/>
          <w:lang w:val="en-US" w:eastAsia="sk-SK"/>
        </w:rPr>
        <w:t xml:space="preserve"> for example square </w:t>
      </w:r>
      <w:r w:rsidR="00071ACB" w:rsidRPr="00387228">
        <w:rPr>
          <w:rFonts w:ascii="Segoe UI" w:eastAsia="Times New Roman" w:hAnsi="Segoe UI" w:cs="Segoe UI"/>
          <w:color w:val="24292E"/>
          <w:sz w:val="20"/>
          <w:szCs w:val="24"/>
          <w:lang w:val="en-US" w:eastAsia="sk-SK"/>
        </w:rPr>
        <w:t>footage are</w:t>
      </w:r>
      <w:r w:rsidR="00782948" w:rsidRPr="00387228">
        <w:rPr>
          <w:rFonts w:ascii="Segoe UI" w:eastAsia="Times New Roman" w:hAnsi="Segoe UI" w:cs="Segoe UI"/>
          <w:color w:val="24292E"/>
          <w:sz w:val="20"/>
          <w:szCs w:val="24"/>
          <w:lang w:val="en-US" w:eastAsia="sk-SK"/>
        </w:rPr>
        <w:t xml:space="preserve"> </w:t>
      </w:r>
      <w:r w:rsidR="00071ACB" w:rsidRPr="00387228">
        <w:rPr>
          <w:rFonts w:ascii="Segoe UI" w:eastAsia="Times New Roman" w:hAnsi="Segoe UI" w:cs="Segoe UI"/>
          <w:color w:val="24292E"/>
          <w:sz w:val="20"/>
          <w:szCs w:val="24"/>
          <w:lang w:val="en-US" w:eastAsia="sk-SK"/>
        </w:rPr>
        <w:t xml:space="preserve">described by </w:t>
      </w:r>
      <w:r w:rsidR="00E1568E" w:rsidRPr="00387228">
        <w:rPr>
          <w:rFonts w:ascii="Segoe UI" w:eastAsia="Times New Roman" w:hAnsi="Segoe UI" w:cs="Segoe UI"/>
          <w:color w:val="24292E"/>
          <w:sz w:val="20"/>
          <w:szCs w:val="24"/>
          <w:lang w:val="en-US" w:eastAsia="sk-SK"/>
        </w:rPr>
        <w:t>c</w:t>
      </w:r>
      <w:r w:rsidR="00A80892" w:rsidRPr="00387228">
        <w:rPr>
          <w:rFonts w:ascii="Segoe UI" w:eastAsia="Times New Roman" w:hAnsi="Segoe UI" w:cs="Segoe UI"/>
          <w:color w:val="24292E"/>
          <w:sz w:val="20"/>
          <w:szCs w:val="24"/>
          <w:lang w:val="en-US" w:eastAsia="sk-SK"/>
        </w:rPr>
        <w:t xml:space="preserve">ontinues </w:t>
      </w:r>
      <w:r w:rsidR="00071ACB" w:rsidRPr="00387228">
        <w:rPr>
          <w:rFonts w:ascii="Segoe UI" w:eastAsia="Times New Roman" w:hAnsi="Segoe UI" w:cs="Segoe UI"/>
          <w:color w:val="24292E"/>
          <w:sz w:val="20"/>
          <w:szCs w:val="24"/>
          <w:lang w:val="en-US" w:eastAsia="sk-SK"/>
        </w:rPr>
        <w:t xml:space="preserve">values, or it can hold number specifying </w:t>
      </w:r>
      <w:r w:rsidRPr="00387228">
        <w:rPr>
          <w:rFonts w:ascii="Segoe UI" w:eastAsia="Times New Roman" w:hAnsi="Segoe UI" w:cs="Segoe UI"/>
          <w:color w:val="24292E"/>
          <w:sz w:val="20"/>
          <w:szCs w:val="24"/>
          <w:lang w:val="en-US" w:eastAsia="sk-SK"/>
        </w:rPr>
        <w:t xml:space="preserve">of </w:t>
      </w:r>
      <w:r w:rsidR="00071ACB" w:rsidRPr="00387228">
        <w:rPr>
          <w:rFonts w:ascii="Segoe UI" w:eastAsia="Times New Roman" w:hAnsi="Segoe UI" w:cs="Segoe UI"/>
          <w:color w:val="24292E"/>
          <w:sz w:val="20"/>
          <w:szCs w:val="24"/>
          <w:lang w:val="en-US" w:eastAsia="sk-SK"/>
        </w:rPr>
        <w:t xml:space="preserve">a </w:t>
      </w:r>
      <w:r w:rsidR="00E1568E" w:rsidRPr="00387228">
        <w:rPr>
          <w:rFonts w:ascii="Segoe UI" w:eastAsia="Times New Roman" w:hAnsi="Segoe UI" w:cs="Segoe UI"/>
          <w:color w:val="24292E"/>
          <w:sz w:val="20"/>
          <w:szCs w:val="24"/>
          <w:lang w:val="en-US" w:eastAsia="sk-SK"/>
        </w:rPr>
        <w:t>number</w:t>
      </w:r>
      <w:r w:rsidR="00071ACB" w:rsidRPr="00387228">
        <w:rPr>
          <w:rFonts w:ascii="Segoe UI" w:eastAsia="Times New Roman" w:hAnsi="Segoe UI" w:cs="Segoe UI"/>
          <w:color w:val="24292E"/>
          <w:sz w:val="20"/>
          <w:szCs w:val="24"/>
          <w:lang w:val="en-US" w:eastAsia="sk-SK"/>
        </w:rPr>
        <w:t xml:space="preserve"> of objects. </w:t>
      </w:r>
    </w:p>
    <w:p w:rsidR="00782948" w:rsidRPr="00387228" w:rsidRDefault="00071ACB"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Typical continues variable features</w:t>
      </w:r>
      <w:r w:rsidR="00782948" w:rsidRPr="00387228">
        <w:rPr>
          <w:rFonts w:ascii="Segoe UI" w:eastAsia="Times New Roman" w:hAnsi="Segoe UI" w:cs="Segoe UI"/>
          <w:color w:val="24292E"/>
          <w:sz w:val="20"/>
          <w:szCs w:val="24"/>
          <w:lang w:val="en-US" w:eastAsia="sk-SK"/>
        </w:rPr>
        <w:t xml:space="preserve"> are for example:</w:t>
      </w:r>
    </w:p>
    <w:p w:rsidR="00782948" w:rsidRPr="00387228" w:rsidRDefault="00782948"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w:t>
      </w:r>
      <w:r w:rsidR="00E31B6F" w:rsidRPr="00387228">
        <w:rPr>
          <w:rFonts w:ascii="Segoe UI" w:eastAsia="Times New Roman" w:hAnsi="Segoe UI" w:cs="Segoe UI"/>
          <w:color w:val="24292E"/>
          <w:sz w:val="20"/>
          <w:szCs w:val="24"/>
          <w:lang w:val="en-US" w:eastAsia="sk-SK"/>
        </w:rPr>
        <w:t xml:space="preserve">rLivArea – </w:t>
      </w:r>
      <w:r w:rsidR="00071ACB" w:rsidRPr="00387228">
        <w:rPr>
          <w:rFonts w:ascii="Segoe UI" w:eastAsia="Times New Roman" w:hAnsi="Segoe UI" w:cs="Segoe UI"/>
          <w:color w:val="24292E"/>
          <w:sz w:val="20"/>
          <w:szCs w:val="24"/>
          <w:lang w:val="en-US" w:eastAsia="sk-SK"/>
        </w:rPr>
        <w:t xml:space="preserve"> Above grade (ground) living area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LotArea: Lot size in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BsmtFinSF1: Type 1 finished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TotalBsmtSF: Total square feet of basement area</w:t>
      </w:r>
    </w:p>
    <w:p w:rsidR="00E31B6F"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PoolArea: Pool area in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Fireplaces: Number of fireplaces</w:t>
      </w:r>
    </w:p>
    <w:p w:rsidR="00A80892" w:rsidRPr="00387228" w:rsidRDefault="00A80892"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There is </w:t>
      </w:r>
      <w:r w:rsidR="00782948" w:rsidRPr="00387228">
        <w:rPr>
          <w:rFonts w:ascii="Segoe UI" w:eastAsia="Times New Roman" w:hAnsi="Segoe UI" w:cs="Segoe UI"/>
          <w:color w:val="24292E"/>
          <w:sz w:val="20"/>
          <w:szCs w:val="24"/>
          <w:lang w:val="en-US" w:eastAsia="sk-SK"/>
        </w:rPr>
        <w:t xml:space="preserve">also </w:t>
      </w:r>
      <w:r w:rsidRPr="00387228">
        <w:rPr>
          <w:rFonts w:ascii="Segoe UI" w:eastAsia="Times New Roman" w:hAnsi="Segoe UI" w:cs="Segoe UI"/>
          <w:color w:val="24292E"/>
          <w:sz w:val="20"/>
          <w:szCs w:val="24"/>
          <w:lang w:val="en-US" w:eastAsia="sk-SK"/>
        </w:rPr>
        <w:t>a n</w:t>
      </w:r>
      <w:r w:rsidR="00782948" w:rsidRPr="00387228">
        <w:rPr>
          <w:rFonts w:ascii="Segoe UI" w:eastAsia="Times New Roman" w:hAnsi="Segoe UI" w:cs="Segoe UI"/>
          <w:color w:val="24292E"/>
          <w:sz w:val="20"/>
          <w:szCs w:val="24"/>
          <w:lang w:val="en-US" w:eastAsia="sk-SK"/>
        </w:rPr>
        <w:t xml:space="preserve">umber of categorical values which can hold </w:t>
      </w:r>
      <w:r w:rsidR="00D533C2">
        <w:rPr>
          <w:rFonts w:ascii="Segoe UI" w:eastAsia="Times New Roman" w:hAnsi="Segoe UI" w:cs="Segoe UI"/>
          <w:color w:val="24292E"/>
          <w:sz w:val="20"/>
          <w:szCs w:val="24"/>
          <w:lang w:val="en-US" w:eastAsia="sk-SK"/>
        </w:rPr>
        <w:t>one</w:t>
      </w:r>
      <w:r w:rsidR="00782948" w:rsidRPr="00387228">
        <w:rPr>
          <w:rFonts w:ascii="Segoe UI" w:eastAsia="Times New Roman" w:hAnsi="Segoe UI" w:cs="Segoe UI"/>
          <w:color w:val="24292E"/>
          <w:sz w:val="20"/>
          <w:szCs w:val="24"/>
          <w:lang w:val="en-US" w:eastAsia="sk-SK"/>
        </w:rPr>
        <w:t xml:space="preserve"> value from specified set of values.</w:t>
      </w:r>
    </w:p>
    <w:p w:rsidR="00A80892" w:rsidRPr="00387228" w:rsidRDefault="00782948"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Typica</w:t>
      </w:r>
      <w:r w:rsidR="00E31B6F" w:rsidRPr="00387228">
        <w:rPr>
          <w:rFonts w:ascii="Segoe UI" w:eastAsia="Times New Roman" w:hAnsi="Segoe UI" w:cs="Segoe UI"/>
          <w:color w:val="24292E"/>
          <w:sz w:val="20"/>
          <w:szCs w:val="24"/>
          <w:lang w:val="en-US" w:eastAsia="sk-SK"/>
        </w:rPr>
        <w:t xml:space="preserve">l categorical varibales are </w:t>
      </w:r>
      <w:r w:rsidR="00A80892" w:rsidRPr="00387228">
        <w:rPr>
          <w:rFonts w:ascii="Segoe UI" w:eastAsia="Times New Roman" w:hAnsi="Segoe UI" w:cs="Segoe UI"/>
          <w:color w:val="24292E"/>
          <w:sz w:val="20"/>
          <w:szCs w:val="24"/>
          <w:lang w:val="en-US" w:eastAsia="sk-SK"/>
        </w:rPr>
        <w:t>Overal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KitchenQual: Kitchen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FireplaceQu: Fireplace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lastRenderedPageBreak/>
        <w:t>Functional: Home functionality rating</w:t>
      </w:r>
    </w:p>
    <w:p w:rsidR="000364F0" w:rsidRPr="00387228" w:rsidRDefault="000364F0" w:rsidP="00CC3A41">
      <w:pPr>
        <w:pStyle w:val="Heading4"/>
        <w:rPr>
          <w:rFonts w:ascii="Segoe UI" w:eastAsia="Times New Roman" w:hAnsi="Segoe UI" w:cs="Segoe UI"/>
          <w:bCs/>
          <w:color w:val="24292E"/>
          <w:sz w:val="24"/>
          <w:szCs w:val="30"/>
          <w:lang w:val="en-US" w:eastAsia="sk-SK"/>
        </w:rPr>
      </w:pPr>
    </w:p>
    <w:p w:rsidR="00DA2AB0" w:rsidRPr="00387228" w:rsidRDefault="00DA2AB0" w:rsidP="00CC3A4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Missing Data</w:t>
      </w:r>
    </w:p>
    <w:p w:rsidR="000576CC" w:rsidRPr="00387228" w:rsidRDefault="00745918"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Exploring the data by looking for </w:t>
      </w:r>
      <w:r w:rsidR="00832E0C" w:rsidRPr="00387228">
        <w:rPr>
          <w:rFonts w:ascii="Segoe UI" w:eastAsia="Times New Roman" w:hAnsi="Segoe UI" w:cs="Segoe UI"/>
          <w:color w:val="24292E"/>
          <w:sz w:val="20"/>
          <w:szCs w:val="24"/>
          <w:lang w:val="en-US" w:eastAsia="sk-SK"/>
        </w:rPr>
        <w:t>missing</w:t>
      </w:r>
      <w:r w:rsidRPr="00387228">
        <w:rPr>
          <w:rFonts w:ascii="Segoe UI" w:eastAsia="Times New Roman" w:hAnsi="Segoe UI" w:cs="Segoe UI"/>
          <w:color w:val="24292E"/>
          <w:sz w:val="20"/>
          <w:szCs w:val="24"/>
          <w:lang w:val="en-US" w:eastAsia="sk-SK"/>
        </w:rPr>
        <w:t xml:space="preserve"> values shows</w:t>
      </w:r>
      <w:del w:id="32" w:author="Jiří Maňák" w:date="2017-08-14T16:30:00Z">
        <w:r w:rsidR="00832E0C" w:rsidRPr="00387228" w:rsidDel="00177629">
          <w:rPr>
            <w:rFonts w:ascii="Segoe UI" w:eastAsia="Times New Roman" w:hAnsi="Segoe UI" w:cs="Segoe UI"/>
            <w:color w:val="24292E"/>
            <w:sz w:val="20"/>
            <w:szCs w:val="24"/>
            <w:lang w:val="en-US" w:eastAsia="sk-SK"/>
          </w:rPr>
          <w:delText>,</w:delText>
        </w:r>
      </w:del>
      <w:r w:rsidRPr="00387228">
        <w:rPr>
          <w:rFonts w:ascii="Segoe UI" w:eastAsia="Times New Roman" w:hAnsi="Segoe UI" w:cs="Segoe UI"/>
          <w:color w:val="24292E"/>
          <w:sz w:val="20"/>
          <w:szCs w:val="24"/>
          <w:lang w:val="en-US" w:eastAsia="sk-SK"/>
        </w:rPr>
        <w:t xml:space="preserve"> that ther</w:t>
      </w:r>
      <w:r w:rsidR="00E31B6F" w:rsidRPr="00387228">
        <w:rPr>
          <w:rFonts w:ascii="Segoe UI" w:eastAsia="Times New Roman" w:hAnsi="Segoe UI" w:cs="Segoe UI"/>
          <w:color w:val="24292E"/>
          <w:sz w:val="20"/>
          <w:szCs w:val="24"/>
          <w:lang w:val="en-US" w:eastAsia="sk-SK"/>
        </w:rPr>
        <w:t>e</w:t>
      </w:r>
      <w:r w:rsidRPr="00387228">
        <w:rPr>
          <w:rFonts w:ascii="Segoe UI" w:eastAsia="Times New Roman" w:hAnsi="Segoe UI" w:cs="Segoe UI"/>
          <w:color w:val="24292E"/>
          <w:sz w:val="20"/>
          <w:szCs w:val="24"/>
          <w:lang w:val="en-US" w:eastAsia="sk-SK"/>
        </w:rPr>
        <w:t xml:space="preserve"> </w:t>
      </w:r>
      <w:r w:rsidR="00E31B6F" w:rsidRPr="00387228">
        <w:rPr>
          <w:rFonts w:ascii="Segoe UI" w:eastAsia="Times New Roman" w:hAnsi="Segoe UI" w:cs="Segoe UI"/>
          <w:color w:val="24292E"/>
          <w:sz w:val="20"/>
          <w:szCs w:val="24"/>
          <w:lang w:val="en-US" w:eastAsia="sk-SK"/>
        </w:rPr>
        <w:t xml:space="preserve">is a </w:t>
      </w:r>
      <w:r w:rsidR="00832E0C" w:rsidRPr="00387228">
        <w:rPr>
          <w:rFonts w:ascii="Segoe UI" w:eastAsia="Times New Roman" w:hAnsi="Segoe UI" w:cs="Segoe UI"/>
          <w:color w:val="24292E"/>
          <w:sz w:val="20"/>
          <w:szCs w:val="24"/>
          <w:lang w:val="en-US" w:eastAsia="sk-SK"/>
        </w:rPr>
        <w:t xml:space="preserve">quite a </w:t>
      </w:r>
      <w:r w:rsidR="00E9048C" w:rsidRPr="00387228">
        <w:rPr>
          <w:rFonts w:ascii="Segoe UI" w:eastAsia="Times New Roman" w:hAnsi="Segoe UI" w:cs="Segoe UI"/>
          <w:color w:val="24292E"/>
          <w:sz w:val="20"/>
          <w:szCs w:val="24"/>
          <w:lang w:val="en-US" w:eastAsia="sk-SK"/>
        </w:rPr>
        <w:t xml:space="preserve">large number of missing data. </w:t>
      </w:r>
      <w:r w:rsidR="000364F0" w:rsidRPr="00387228">
        <w:rPr>
          <w:rFonts w:ascii="Segoe UI" w:eastAsia="Times New Roman" w:hAnsi="Segoe UI" w:cs="Segoe UI"/>
          <w:color w:val="24292E"/>
          <w:sz w:val="20"/>
          <w:szCs w:val="24"/>
          <w:lang w:val="en-US" w:eastAsia="sk-SK"/>
        </w:rPr>
        <w:t xml:space="preserve">Anyhow, in </w:t>
      </w:r>
      <w:r w:rsidR="00D533C2">
        <w:rPr>
          <w:rFonts w:ascii="Segoe UI" w:eastAsia="Times New Roman" w:hAnsi="Segoe UI" w:cs="Segoe UI"/>
          <w:color w:val="24292E"/>
          <w:sz w:val="20"/>
          <w:szCs w:val="24"/>
          <w:lang w:val="en-US" w:eastAsia="sk-SK"/>
        </w:rPr>
        <w:t>data</w:t>
      </w:r>
      <w:r w:rsidR="000364F0" w:rsidRPr="00387228">
        <w:rPr>
          <w:rFonts w:ascii="Segoe UI" w:eastAsia="Times New Roman" w:hAnsi="Segoe UI" w:cs="Segoe UI"/>
          <w:color w:val="24292E"/>
          <w:sz w:val="20"/>
          <w:szCs w:val="24"/>
          <w:lang w:val="en-US" w:eastAsia="sk-SK"/>
        </w:rPr>
        <w:t xml:space="preserve"> description i</w:t>
      </w:r>
      <w:r w:rsidR="000576CC" w:rsidRPr="00387228">
        <w:rPr>
          <w:rFonts w:ascii="Segoe UI" w:eastAsia="Times New Roman" w:hAnsi="Segoe UI" w:cs="Segoe UI"/>
          <w:color w:val="24292E"/>
          <w:sz w:val="20"/>
          <w:szCs w:val="24"/>
          <w:lang w:val="en-US" w:eastAsia="sk-SK"/>
        </w:rPr>
        <w:t>t is stated</w:t>
      </w:r>
      <w:r w:rsidR="000364F0" w:rsidRPr="00387228">
        <w:rPr>
          <w:rFonts w:ascii="Segoe UI" w:eastAsia="Times New Roman" w:hAnsi="Segoe UI" w:cs="Segoe UI"/>
          <w:color w:val="24292E"/>
          <w:sz w:val="20"/>
          <w:szCs w:val="24"/>
          <w:lang w:val="en-US" w:eastAsia="sk-SK"/>
        </w:rPr>
        <w:t>,</w:t>
      </w:r>
      <w:r w:rsidR="00E9048C" w:rsidRPr="00387228">
        <w:rPr>
          <w:rFonts w:ascii="Segoe UI" w:eastAsia="Times New Roman" w:hAnsi="Segoe UI" w:cs="Segoe UI"/>
          <w:color w:val="24292E"/>
          <w:sz w:val="20"/>
          <w:szCs w:val="24"/>
          <w:lang w:val="en-US" w:eastAsia="sk-SK"/>
        </w:rPr>
        <w:t xml:space="preserve"> that</w:t>
      </w:r>
      <w:r w:rsidR="00832E0C" w:rsidRPr="00387228">
        <w:rPr>
          <w:rFonts w:ascii="Segoe UI" w:eastAsia="Times New Roman" w:hAnsi="Segoe UI" w:cs="Segoe UI"/>
          <w:color w:val="24292E"/>
          <w:sz w:val="20"/>
          <w:szCs w:val="24"/>
          <w:lang w:val="en-US" w:eastAsia="sk-SK"/>
        </w:rPr>
        <w:t xml:space="preserve"> values ar</w:t>
      </w:r>
      <w:r w:rsidR="000576CC" w:rsidRPr="00387228">
        <w:rPr>
          <w:rFonts w:ascii="Segoe UI" w:eastAsia="Times New Roman" w:hAnsi="Segoe UI" w:cs="Segoe UI"/>
          <w:color w:val="24292E"/>
          <w:sz w:val="20"/>
          <w:szCs w:val="24"/>
          <w:lang w:val="en-US" w:eastAsia="sk-SK"/>
        </w:rPr>
        <w:t>e usually missing if the object</w:t>
      </w:r>
      <w:r w:rsidR="00832E0C" w:rsidRPr="00387228">
        <w:rPr>
          <w:rFonts w:ascii="Segoe UI" w:eastAsia="Times New Roman" w:hAnsi="Segoe UI" w:cs="Segoe UI"/>
          <w:color w:val="24292E"/>
          <w:sz w:val="20"/>
          <w:szCs w:val="24"/>
          <w:lang w:val="en-US" w:eastAsia="sk-SK"/>
        </w:rPr>
        <w:t xml:space="preserve"> doesn’t exist. For example, </w:t>
      </w:r>
      <w:r w:rsidR="000364F0" w:rsidRPr="00387228">
        <w:rPr>
          <w:rFonts w:ascii="Segoe UI" w:eastAsia="Times New Roman" w:hAnsi="Segoe UI" w:cs="Segoe UI"/>
          <w:color w:val="24292E"/>
          <w:sz w:val="20"/>
          <w:szCs w:val="24"/>
          <w:lang w:val="en-US" w:eastAsia="sk-SK"/>
        </w:rPr>
        <w:t xml:space="preserve">a </w:t>
      </w:r>
      <w:r w:rsidR="00832E0C" w:rsidRPr="00387228">
        <w:rPr>
          <w:rFonts w:ascii="Segoe UI" w:eastAsia="Times New Roman" w:hAnsi="Segoe UI" w:cs="Segoe UI"/>
          <w:color w:val="24292E"/>
          <w:sz w:val="20"/>
          <w:szCs w:val="24"/>
          <w:lang w:val="en-US" w:eastAsia="sk-SK"/>
        </w:rPr>
        <w:t xml:space="preserve">pool. If property has </w:t>
      </w:r>
      <w:r w:rsidR="000364F0" w:rsidRPr="00387228">
        <w:rPr>
          <w:rFonts w:ascii="Segoe UI" w:eastAsia="Times New Roman" w:hAnsi="Segoe UI" w:cs="Segoe UI"/>
          <w:color w:val="24292E"/>
          <w:sz w:val="20"/>
          <w:szCs w:val="24"/>
          <w:lang w:val="en-US" w:eastAsia="sk-SK"/>
        </w:rPr>
        <w:t xml:space="preserve">a </w:t>
      </w:r>
      <w:r w:rsidR="00832E0C" w:rsidRPr="00387228">
        <w:rPr>
          <w:rFonts w:ascii="Segoe UI" w:eastAsia="Times New Roman" w:hAnsi="Segoe UI" w:cs="Segoe UI"/>
          <w:color w:val="24292E"/>
          <w:sz w:val="20"/>
          <w:szCs w:val="24"/>
          <w:lang w:val="en-US" w:eastAsia="sk-SK"/>
        </w:rPr>
        <w:t>pool</w:t>
      </w:r>
      <w:r w:rsidR="000364F0" w:rsidRPr="00387228">
        <w:rPr>
          <w:rFonts w:ascii="Segoe UI" w:eastAsia="Times New Roman" w:hAnsi="Segoe UI" w:cs="Segoe UI"/>
          <w:color w:val="24292E"/>
          <w:sz w:val="20"/>
          <w:szCs w:val="24"/>
          <w:lang w:val="en-US" w:eastAsia="sk-SK"/>
        </w:rPr>
        <w:t>,</w:t>
      </w:r>
      <w:r w:rsidR="00832E0C" w:rsidRPr="00387228">
        <w:rPr>
          <w:rFonts w:ascii="Segoe UI" w:eastAsia="Times New Roman" w:hAnsi="Segoe UI" w:cs="Segoe UI"/>
          <w:color w:val="24292E"/>
          <w:sz w:val="20"/>
          <w:szCs w:val="24"/>
          <w:lang w:val="en-US" w:eastAsia="sk-SK"/>
        </w:rPr>
        <w:t xml:space="preserve"> th</w:t>
      </w:r>
      <w:r w:rsidR="000364F0" w:rsidRPr="00387228">
        <w:rPr>
          <w:rFonts w:ascii="Segoe UI" w:eastAsia="Times New Roman" w:hAnsi="Segoe UI" w:cs="Segoe UI"/>
          <w:color w:val="24292E"/>
          <w:sz w:val="20"/>
          <w:szCs w:val="24"/>
          <w:lang w:val="en-US" w:eastAsia="sk-SK"/>
        </w:rPr>
        <w:t>e</w:t>
      </w:r>
      <w:r w:rsidR="00832E0C" w:rsidRPr="00387228">
        <w:rPr>
          <w:rFonts w:ascii="Segoe UI" w:eastAsia="Times New Roman" w:hAnsi="Segoe UI" w:cs="Segoe UI"/>
          <w:color w:val="24292E"/>
          <w:sz w:val="20"/>
          <w:szCs w:val="24"/>
          <w:lang w:val="en-US" w:eastAsia="sk-SK"/>
        </w:rPr>
        <w:t xml:space="preserve">n feature ‘PoolSF’(pool square footage) is filled out with a number of </w:t>
      </w:r>
      <w:r w:rsidR="000576CC" w:rsidRPr="00387228">
        <w:rPr>
          <w:rFonts w:ascii="Segoe UI" w:eastAsia="Times New Roman" w:hAnsi="Segoe UI" w:cs="Segoe UI"/>
          <w:color w:val="24292E"/>
          <w:sz w:val="20"/>
          <w:szCs w:val="24"/>
          <w:lang w:val="en-US" w:eastAsia="sk-SK"/>
        </w:rPr>
        <w:t xml:space="preserve">pools area in </w:t>
      </w:r>
      <w:r w:rsidR="00832E0C" w:rsidRPr="00387228">
        <w:rPr>
          <w:rFonts w:ascii="Segoe UI" w:eastAsia="Times New Roman" w:hAnsi="Segoe UI" w:cs="Segoe UI"/>
          <w:color w:val="24292E"/>
          <w:sz w:val="20"/>
          <w:szCs w:val="24"/>
          <w:lang w:val="en-US" w:eastAsia="sk-SK"/>
        </w:rPr>
        <w:t>square feet</w:t>
      </w:r>
      <w:r w:rsidR="00D533C2">
        <w:rPr>
          <w:rFonts w:ascii="Segoe UI" w:eastAsia="Times New Roman" w:hAnsi="Segoe UI" w:cs="Segoe UI"/>
          <w:color w:val="24292E"/>
          <w:sz w:val="20"/>
          <w:szCs w:val="24"/>
          <w:lang w:val="en-US" w:eastAsia="sk-SK"/>
        </w:rPr>
        <w:t xml:space="preserve">. In case there is no </w:t>
      </w:r>
      <w:r w:rsidR="000576CC" w:rsidRPr="00387228">
        <w:rPr>
          <w:rFonts w:ascii="Segoe UI" w:eastAsia="Times New Roman" w:hAnsi="Segoe UI" w:cs="Segoe UI"/>
          <w:color w:val="24292E"/>
          <w:sz w:val="20"/>
          <w:szCs w:val="24"/>
          <w:lang w:val="en-US" w:eastAsia="sk-SK"/>
        </w:rPr>
        <w:t xml:space="preserve">pool, </w:t>
      </w:r>
      <w:r w:rsidR="000364F0" w:rsidRPr="00387228">
        <w:rPr>
          <w:rFonts w:ascii="Segoe UI" w:eastAsia="Times New Roman" w:hAnsi="Segoe UI" w:cs="Segoe UI"/>
          <w:color w:val="24292E"/>
          <w:sz w:val="20"/>
          <w:szCs w:val="24"/>
          <w:lang w:val="en-US" w:eastAsia="sk-SK"/>
        </w:rPr>
        <w:t>then</w:t>
      </w:r>
      <w:r w:rsidR="00D533C2">
        <w:rPr>
          <w:rFonts w:ascii="Segoe UI" w:eastAsia="Times New Roman" w:hAnsi="Segoe UI" w:cs="Segoe UI"/>
          <w:color w:val="24292E"/>
          <w:sz w:val="20"/>
          <w:szCs w:val="24"/>
          <w:lang w:val="en-US" w:eastAsia="sk-SK"/>
        </w:rPr>
        <w:t xml:space="preserve"> the feature value isn’t filled out. In this case I</w:t>
      </w:r>
      <w:r w:rsidR="000576CC" w:rsidRPr="00387228">
        <w:rPr>
          <w:rFonts w:ascii="Segoe UI" w:eastAsia="Times New Roman" w:hAnsi="Segoe UI" w:cs="Segoe UI"/>
          <w:color w:val="24292E"/>
          <w:sz w:val="20"/>
          <w:szCs w:val="24"/>
          <w:lang w:val="en-US" w:eastAsia="sk-SK"/>
        </w:rPr>
        <w:t xml:space="preserve"> can simply replace missing value by zero. For categorical features </w:t>
      </w:r>
      <w:r w:rsidR="00D533C2">
        <w:rPr>
          <w:rFonts w:ascii="Segoe UI" w:eastAsia="Times New Roman" w:hAnsi="Segoe UI" w:cs="Segoe UI"/>
          <w:color w:val="24292E"/>
          <w:sz w:val="20"/>
          <w:szCs w:val="24"/>
          <w:lang w:val="en-US" w:eastAsia="sk-SK"/>
        </w:rPr>
        <w:t xml:space="preserve">I </w:t>
      </w:r>
      <w:r w:rsidR="000576CC" w:rsidRPr="00387228">
        <w:rPr>
          <w:rFonts w:ascii="Segoe UI" w:eastAsia="Times New Roman" w:hAnsi="Segoe UI" w:cs="Segoe UI"/>
          <w:color w:val="24292E"/>
          <w:sz w:val="20"/>
          <w:szCs w:val="24"/>
          <w:lang w:val="en-US" w:eastAsia="sk-SK"/>
        </w:rPr>
        <w:t xml:space="preserve">can use value </w:t>
      </w:r>
      <w:r w:rsidR="000576CC" w:rsidRPr="00387228">
        <w:rPr>
          <w:rFonts w:ascii="Segoe UI" w:eastAsia="Times New Roman" w:hAnsi="Segoe UI" w:cs="Segoe UI"/>
          <w:i/>
          <w:color w:val="24292E"/>
          <w:sz w:val="20"/>
          <w:szCs w:val="24"/>
          <w:lang w:val="en-US" w:eastAsia="sk-SK"/>
        </w:rPr>
        <w:t>‘None’</w:t>
      </w:r>
      <w:r w:rsidR="000576CC" w:rsidRPr="00387228">
        <w:rPr>
          <w:rFonts w:ascii="Segoe UI" w:eastAsia="Times New Roman" w:hAnsi="Segoe UI" w:cs="Segoe UI"/>
          <w:color w:val="24292E"/>
          <w:sz w:val="20"/>
          <w:szCs w:val="24"/>
          <w:lang w:val="en-US" w:eastAsia="sk-SK"/>
        </w:rPr>
        <w:t>.</w:t>
      </w:r>
    </w:p>
    <w:p w:rsidR="000576CC" w:rsidRPr="00387228" w:rsidRDefault="000576CC"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There are really only few features in dataset with missing values. These values were replaced by the most frequent value</w:t>
      </w:r>
      <w:r w:rsidR="00D533C2">
        <w:rPr>
          <w:rFonts w:ascii="Segoe UI" w:eastAsia="Times New Roman" w:hAnsi="Segoe UI" w:cs="Segoe UI"/>
          <w:color w:val="24292E"/>
          <w:sz w:val="20"/>
          <w:szCs w:val="24"/>
          <w:lang w:val="en-US" w:eastAsia="sk-SK"/>
        </w:rPr>
        <w:t>s</w:t>
      </w:r>
      <w:r w:rsidRPr="00387228">
        <w:rPr>
          <w:rFonts w:ascii="Segoe UI" w:eastAsia="Times New Roman" w:hAnsi="Segoe UI" w:cs="Segoe UI"/>
          <w:color w:val="24292E"/>
          <w:sz w:val="20"/>
          <w:szCs w:val="24"/>
          <w:lang w:val="en-US" w:eastAsia="sk-SK"/>
        </w:rPr>
        <w:t xml:space="preserve"> for particular feature in the dataset.</w:t>
      </w:r>
    </w:p>
    <w:p w:rsidR="000364F0" w:rsidRPr="00387228" w:rsidRDefault="000364F0" w:rsidP="00A80892">
      <w:pPr>
        <w:rPr>
          <w:rFonts w:ascii="Segoe UI" w:eastAsia="Times New Roman" w:hAnsi="Segoe UI" w:cs="Segoe UI"/>
          <w:color w:val="24292E"/>
          <w:sz w:val="20"/>
          <w:szCs w:val="24"/>
          <w:lang w:val="en-US" w:eastAsia="sk-SK"/>
        </w:rPr>
      </w:pPr>
    </w:p>
    <w:p w:rsidR="000364F0" w:rsidRPr="00387228" w:rsidRDefault="00DA2AB0" w:rsidP="000364F0">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Outliers</w:t>
      </w:r>
    </w:p>
    <w:p w:rsidR="00387228" w:rsidRDefault="00D533C2" w:rsidP="00387228">
      <w:pPr>
        <w:rPr>
          <w:rFonts w:ascii="Segoe UI" w:eastAsia="Times New Roman" w:hAnsi="Segoe UI" w:cs="Segoe UI"/>
          <w:color w:val="24292E"/>
          <w:sz w:val="20"/>
          <w:szCs w:val="24"/>
          <w:lang w:val="en-US" w:eastAsia="sk-SK"/>
        </w:rPr>
      </w:pPr>
      <w:r w:rsidRPr="00387228">
        <w:rPr>
          <w:noProof/>
          <w:sz w:val="18"/>
          <w:lang w:val="en-US"/>
        </w:rPr>
        <w:drawing>
          <wp:anchor distT="0" distB="0" distL="114300" distR="114300" simplePos="0" relativeHeight="251660288" behindDoc="0" locked="0" layoutInCell="1" allowOverlap="1">
            <wp:simplePos x="0" y="0"/>
            <wp:positionH relativeFrom="column">
              <wp:posOffset>3082925</wp:posOffset>
            </wp:positionH>
            <wp:positionV relativeFrom="paragraph">
              <wp:posOffset>897255</wp:posOffset>
            </wp:positionV>
            <wp:extent cx="2646680" cy="256032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6680" cy="2560320"/>
                    </a:xfrm>
                    <a:prstGeom prst="rect">
                      <a:avLst/>
                    </a:prstGeom>
                  </pic:spPr>
                </pic:pic>
              </a:graphicData>
            </a:graphic>
            <wp14:sizeRelH relativeFrom="page">
              <wp14:pctWidth>0</wp14:pctWidth>
            </wp14:sizeRelH>
            <wp14:sizeRelV relativeFrom="page">
              <wp14:pctHeight>0</wp14:pctHeight>
            </wp14:sizeRelV>
          </wp:anchor>
        </w:drawing>
      </w:r>
      <w:r w:rsidR="00F215FB" w:rsidRPr="00387228">
        <w:rPr>
          <w:rFonts w:ascii="Segoe UI" w:eastAsia="Times New Roman" w:hAnsi="Segoe UI" w:cs="Segoe UI"/>
          <w:color w:val="24292E"/>
          <w:sz w:val="20"/>
          <w:szCs w:val="24"/>
          <w:lang w:val="en-US" w:eastAsia="sk-SK"/>
        </w:rPr>
        <w:t>There are more possible ways how to identify outliers. R</w:t>
      </w:r>
      <w:r w:rsidR="00197CBB" w:rsidRPr="00387228">
        <w:rPr>
          <w:rFonts w:ascii="Segoe UI" w:eastAsia="Times New Roman" w:hAnsi="Segoe UI" w:cs="Segoe UI"/>
          <w:color w:val="24292E"/>
          <w:sz w:val="20"/>
          <w:szCs w:val="24"/>
          <w:lang w:val="en-US" w:eastAsia="sk-SK"/>
        </w:rPr>
        <w:t>emoving them might by risky because</w:t>
      </w:r>
      <w:r w:rsidR="00F215FB" w:rsidRPr="00387228">
        <w:rPr>
          <w:rFonts w:ascii="Segoe UI" w:eastAsia="Times New Roman" w:hAnsi="Segoe UI" w:cs="Segoe UI"/>
          <w:color w:val="24292E"/>
          <w:sz w:val="20"/>
          <w:szCs w:val="24"/>
          <w:lang w:val="en-US" w:eastAsia="sk-SK"/>
        </w:rPr>
        <w:t xml:space="preserve"> it can influence the model in negative way.  </w:t>
      </w:r>
      <w:r w:rsidRPr="00387228">
        <w:rPr>
          <w:rFonts w:ascii="Segoe UI" w:eastAsia="Times New Roman" w:hAnsi="Segoe UI" w:cs="Segoe UI"/>
          <w:color w:val="24292E"/>
          <w:sz w:val="20"/>
          <w:szCs w:val="24"/>
          <w:lang w:val="en-US" w:eastAsia="sk-SK"/>
        </w:rPr>
        <w:t>Therefore,</w:t>
      </w:r>
      <w:r w:rsidR="00197CBB" w:rsidRPr="00387228">
        <w:rPr>
          <w:rFonts w:ascii="Segoe UI" w:eastAsia="Times New Roman" w:hAnsi="Segoe UI" w:cs="Segoe UI"/>
          <w:color w:val="24292E"/>
          <w:sz w:val="20"/>
          <w:szCs w:val="24"/>
          <w:lang w:val="en-US" w:eastAsia="sk-SK"/>
        </w:rPr>
        <w:t xml:space="preserve"> </w:t>
      </w:r>
      <w:r>
        <w:rPr>
          <w:rFonts w:ascii="Segoe UI" w:eastAsia="Times New Roman" w:hAnsi="Segoe UI" w:cs="Segoe UI"/>
          <w:color w:val="24292E"/>
          <w:sz w:val="20"/>
          <w:szCs w:val="24"/>
          <w:lang w:val="en-US" w:eastAsia="sk-SK"/>
        </w:rPr>
        <w:t xml:space="preserve">I will take a </w:t>
      </w:r>
      <w:r w:rsidR="00197CBB" w:rsidRPr="00387228">
        <w:rPr>
          <w:rFonts w:ascii="Segoe UI" w:eastAsia="Times New Roman" w:hAnsi="Segoe UI" w:cs="Segoe UI"/>
          <w:color w:val="24292E"/>
          <w:sz w:val="20"/>
          <w:szCs w:val="24"/>
          <w:lang w:val="en-US" w:eastAsia="sk-SK"/>
        </w:rPr>
        <w:t xml:space="preserve">conservative approach.  Correlation graph </w:t>
      </w:r>
      <w:r w:rsidR="005A61FF" w:rsidRPr="00387228">
        <w:rPr>
          <w:rFonts w:ascii="Segoe UI" w:eastAsia="Times New Roman" w:hAnsi="Segoe UI" w:cs="Segoe UI"/>
          <w:color w:val="24292E"/>
          <w:sz w:val="20"/>
          <w:szCs w:val="24"/>
          <w:lang w:val="en-US" w:eastAsia="sk-SK"/>
        </w:rPr>
        <w:t xml:space="preserve">of ‘GrLiveArea’  with respect to </w:t>
      </w:r>
      <w:r w:rsidR="00197CBB" w:rsidRPr="00387228">
        <w:rPr>
          <w:rFonts w:ascii="Segoe UI" w:eastAsia="Times New Roman" w:hAnsi="Segoe UI" w:cs="Segoe UI"/>
          <w:color w:val="24292E"/>
          <w:sz w:val="20"/>
          <w:szCs w:val="24"/>
          <w:lang w:val="en-US" w:eastAsia="sk-SK"/>
        </w:rPr>
        <w:t xml:space="preserve">‘SalePrice’ shows two data points in upper left corner indicating large </w:t>
      </w:r>
      <w:r w:rsidR="005A61FF" w:rsidRPr="00387228">
        <w:rPr>
          <w:rFonts w:ascii="Segoe UI" w:eastAsia="Times New Roman" w:hAnsi="Segoe UI" w:cs="Segoe UI"/>
          <w:color w:val="24292E"/>
          <w:sz w:val="20"/>
          <w:szCs w:val="24"/>
          <w:lang w:val="en-US" w:eastAsia="sk-SK"/>
        </w:rPr>
        <w:t>living area</w:t>
      </w:r>
      <w:r w:rsidR="00197CBB" w:rsidRPr="00387228">
        <w:rPr>
          <w:rFonts w:ascii="Segoe UI" w:eastAsia="Times New Roman" w:hAnsi="Segoe UI" w:cs="Segoe UI"/>
          <w:color w:val="24292E"/>
          <w:sz w:val="20"/>
          <w:szCs w:val="24"/>
          <w:lang w:val="en-US" w:eastAsia="sk-SK"/>
        </w:rPr>
        <w:t xml:space="preserve"> with </w:t>
      </w:r>
      <w:r w:rsidR="005A61FF" w:rsidRPr="00387228">
        <w:rPr>
          <w:rFonts w:ascii="Segoe UI" w:eastAsia="Times New Roman" w:hAnsi="Segoe UI" w:cs="Segoe UI"/>
          <w:color w:val="24292E"/>
          <w:sz w:val="20"/>
          <w:szCs w:val="24"/>
          <w:lang w:val="en-US" w:eastAsia="sk-SK"/>
        </w:rPr>
        <w:t xml:space="preserve"> unusual </w:t>
      </w:r>
      <w:r w:rsidR="00197CBB" w:rsidRPr="00387228">
        <w:rPr>
          <w:rFonts w:ascii="Segoe UI" w:eastAsia="Times New Roman" w:hAnsi="Segoe UI" w:cs="Segoe UI"/>
          <w:color w:val="24292E"/>
          <w:sz w:val="20"/>
          <w:szCs w:val="24"/>
          <w:lang w:val="en-US" w:eastAsia="sk-SK"/>
        </w:rPr>
        <w:t xml:space="preserve">low price. </w:t>
      </w:r>
      <w:r>
        <w:rPr>
          <w:rFonts w:ascii="Segoe UI" w:eastAsia="Times New Roman" w:hAnsi="Segoe UI" w:cs="Segoe UI"/>
          <w:color w:val="24292E"/>
          <w:sz w:val="20"/>
          <w:szCs w:val="24"/>
          <w:lang w:val="en-US" w:eastAsia="sk-SK"/>
        </w:rPr>
        <w:t>I have identified t</w:t>
      </w:r>
      <w:r w:rsidR="005A61FF" w:rsidRPr="00387228">
        <w:rPr>
          <w:rFonts w:ascii="Segoe UI" w:eastAsia="Times New Roman" w:hAnsi="Segoe UI" w:cs="Segoe UI"/>
          <w:color w:val="24292E"/>
          <w:sz w:val="20"/>
          <w:szCs w:val="24"/>
          <w:lang w:val="en-US" w:eastAsia="sk-SK"/>
        </w:rPr>
        <w:t>hese data points as outliers.</w:t>
      </w:r>
    </w:p>
    <w:p w:rsidR="00387228" w:rsidRDefault="0059621D" w:rsidP="00387228">
      <w:pPr>
        <w:rPr>
          <w:rFonts w:ascii="Segoe UI" w:eastAsia="Times New Roman" w:hAnsi="Segoe UI" w:cs="Segoe UI"/>
          <w:color w:val="24292E"/>
          <w:sz w:val="20"/>
          <w:szCs w:val="24"/>
          <w:lang w:val="en-US" w:eastAsia="sk-SK"/>
        </w:rPr>
      </w:pPr>
      <w:r w:rsidRPr="00387228">
        <w:rPr>
          <w:noProof/>
          <w:sz w:val="18"/>
          <w:lang w:val="en-US"/>
        </w:rPr>
        <mc:AlternateContent>
          <mc:Choice Requires="wps">
            <w:drawing>
              <wp:anchor distT="0" distB="0" distL="114300" distR="114300" simplePos="0" relativeHeight="251662336" behindDoc="0" locked="0" layoutInCell="1" allowOverlap="1" wp14:anchorId="3E6E1569" wp14:editId="20382381">
                <wp:simplePos x="0" y="0"/>
                <wp:positionH relativeFrom="column">
                  <wp:posOffset>3534410</wp:posOffset>
                </wp:positionH>
                <wp:positionV relativeFrom="paragraph">
                  <wp:posOffset>2694305</wp:posOffset>
                </wp:positionV>
                <wp:extent cx="1633220" cy="635"/>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1633220" cy="635"/>
                        </a:xfrm>
                        <a:prstGeom prst="rect">
                          <a:avLst/>
                        </a:prstGeom>
                        <a:solidFill>
                          <a:prstClr val="white"/>
                        </a:solidFill>
                        <a:ln>
                          <a:noFill/>
                        </a:ln>
                      </wps:spPr>
                      <wps:txbx>
                        <w:txbxContent>
                          <w:p w:rsidR="005F34C6" w:rsidRPr="00455684" w:rsidRDefault="005F34C6" w:rsidP="0043570D">
                            <w:pPr>
                              <w:pStyle w:val="Caption"/>
                              <w:rPr>
                                <w:noProof/>
                              </w:rPr>
                            </w:pPr>
                            <w:r>
                              <w:t xml:space="preserve">Figure </w:t>
                            </w:r>
                            <w:r w:rsidR="002265C2">
                              <w:fldChar w:fldCharType="begin"/>
                            </w:r>
                            <w:r w:rsidR="002265C2">
                              <w:instrText xml:space="preserve"> SEQ Figure \* ARABIC </w:instrText>
                            </w:r>
                            <w:r w:rsidR="002265C2">
                              <w:fldChar w:fldCharType="separate"/>
                            </w:r>
                            <w:r w:rsidR="00357DCF">
                              <w:rPr>
                                <w:noProof/>
                              </w:rPr>
                              <w:t>1</w:t>
                            </w:r>
                            <w:r w:rsidR="002265C2">
                              <w:rPr>
                                <w:noProof/>
                              </w:rPr>
                              <w:fldChar w:fldCharType="end"/>
                            </w:r>
                            <w:r>
                              <w:t>.  Without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6E1569" id="_x0000_t202" coordsize="21600,21600" o:spt="202" path="m,l,21600r21600,l21600,xe">
                <v:stroke joinstyle="miter"/>
                <v:path gradientshapeok="t" o:connecttype="rect"/>
              </v:shapetype>
              <v:shape id="Text Box 5" o:spid="_x0000_s1026" type="#_x0000_t202" style="position:absolute;margin-left:278.3pt;margin-top:212.15pt;width:128.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" stroked="f">
                <v:textbox style="mso-fit-shape-to-text:t" inset="0,0,0,0">
                  <w:txbxContent>
                    <w:p w:rsidR="005F34C6" w:rsidRPr="00455684" w:rsidRDefault="005F34C6" w:rsidP="0043570D">
                      <w:pPr>
                        <w:pStyle w:val="Caption"/>
                        <w:rPr>
                          <w:noProof/>
                        </w:rPr>
                      </w:pPr>
                      <w:r>
                        <w:t xml:space="preserve">Figure </w:t>
                      </w:r>
                      <w:r w:rsidR="002265C2">
                        <w:fldChar w:fldCharType="begin"/>
                      </w:r>
                      <w:r w:rsidR="002265C2">
                        <w:instrText xml:space="preserve"> SEQ Figure \* ARABIC </w:instrText>
                      </w:r>
                      <w:r w:rsidR="002265C2">
                        <w:fldChar w:fldCharType="separate"/>
                      </w:r>
                      <w:r w:rsidR="00357DCF">
                        <w:rPr>
                          <w:noProof/>
                        </w:rPr>
                        <w:t>1</w:t>
                      </w:r>
                      <w:r w:rsidR="002265C2">
                        <w:rPr>
                          <w:noProof/>
                        </w:rPr>
                        <w:fldChar w:fldCharType="end"/>
                      </w:r>
                      <w:r>
                        <w:t>.  Without outliers</w:t>
                      </w:r>
                    </w:p>
                  </w:txbxContent>
                </v:textbox>
                <w10:wrap type="square"/>
              </v:shape>
            </w:pict>
          </mc:Fallback>
        </mc:AlternateContent>
      </w:r>
      <w:r w:rsidRPr="00387228">
        <w:rPr>
          <w:noProof/>
          <w:sz w:val="18"/>
          <w:lang w:val="en-US"/>
        </w:rPr>
        <mc:AlternateContent>
          <mc:Choice Requires="wps">
            <w:drawing>
              <wp:anchor distT="0" distB="0" distL="114300" distR="114300" simplePos="0" relativeHeight="251664384" behindDoc="0" locked="0" layoutInCell="1" allowOverlap="1" wp14:anchorId="6A2E6D60" wp14:editId="1226E993">
                <wp:simplePos x="0" y="0"/>
                <wp:positionH relativeFrom="column">
                  <wp:posOffset>595630</wp:posOffset>
                </wp:positionH>
                <wp:positionV relativeFrom="paragraph">
                  <wp:posOffset>2764155</wp:posOffset>
                </wp:positionV>
                <wp:extent cx="1384300" cy="635"/>
                <wp:effectExtent l="0" t="0" r="6350" b="0"/>
                <wp:wrapSquare wrapText="bothSides"/>
                <wp:docPr id="6" name="Text Box 6"/>
                <wp:cNvGraphicFramePr/>
                <a:graphic xmlns:a="http://schemas.openxmlformats.org/drawingml/2006/main">
                  <a:graphicData uri="http://schemas.microsoft.com/office/word/2010/wordprocessingShape">
                    <wps:wsp>
                      <wps:cNvSpPr txBox="1"/>
                      <wps:spPr>
                        <a:xfrm>
                          <a:off x="0" y="0"/>
                          <a:ext cx="1384300" cy="635"/>
                        </a:xfrm>
                        <a:prstGeom prst="rect">
                          <a:avLst/>
                        </a:prstGeom>
                        <a:solidFill>
                          <a:prstClr val="white"/>
                        </a:solidFill>
                        <a:ln>
                          <a:noFill/>
                        </a:ln>
                      </wps:spPr>
                      <wps:txbx>
                        <w:txbxContent>
                          <w:p w:rsidR="005F34C6" w:rsidRPr="00B649C4" w:rsidRDefault="005F34C6" w:rsidP="0043570D">
                            <w:pPr>
                              <w:pStyle w:val="Caption"/>
                              <w:rPr>
                                <w:noProof/>
                              </w:rPr>
                            </w:pPr>
                            <w:r>
                              <w:t xml:space="preserve">Figure </w:t>
                            </w:r>
                            <w:r w:rsidR="002265C2">
                              <w:fldChar w:fldCharType="begin"/>
                            </w:r>
                            <w:r w:rsidR="002265C2">
                              <w:instrText xml:space="preserve"> SEQ Figure \* ARABIC </w:instrText>
                            </w:r>
                            <w:r w:rsidR="002265C2">
                              <w:fldChar w:fldCharType="separate"/>
                            </w:r>
                            <w:r w:rsidR="00357DCF">
                              <w:rPr>
                                <w:noProof/>
                              </w:rPr>
                              <w:t>2</w:t>
                            </w:r>
                            <w:r w:rsidR="002265C2">
                              <w:rPr>
                                <w:noProof/>
                              </w:rPr>
                              <w:fldChar w:fldCharType="end"/>
                            </w:r>
                            <w:r>
                              <w:t>. With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E6D60" id="Text Box 6" o:spid="_x0000_s1027" type="#_x0000_t202" style="position:absolute;margin-left:46.9pt;margin-top:217.65pt;width:109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Q7LAIAAGQEAAAOAAAAZHJzL2Uyb0RvYy54bWysVMFu2zAMvQ/YPwi6L06aLS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" stroked="f">
                <v:textbox style="mso-fit-shape-to-text:t" inset="0,0,0,0">
                  <w:txbxContent>
                    <w:p w:rsidR="005F34C6" w:rsidRPr="00B649C4" w:rsidRDefault="005F34C6" w:rsidP="0043570D">
                      <w:pPr>
                        <w:pStyle w:val="Caption"/>
                        <w:rPr>
                          <w:noProof/>
                        </w:rPr>
                      </w:pPr>
                      <w:r>
                        <w:t xml:space="preserve">Figure </w:t>
                      </w:r>
                      <w:r w:rsidR="002265C2">
                        <w:fldChar w:fldCharType="begin"/>
                      </w:r>
                      <w:r w:rsidR="002265C2">
                        <w:instrText xml:space="preserve"> SEQ Figure \* ARABIC </w:instrText>
                      </w:r>
                      <w:r w:rsidR="002265C2">
                        <w:fldChar w:fldCharType="separate"/>
                      </w:r>
                      <w:r w:rsidR="00357DCF">
                        <w:rPr>
                          <w:noProof/>
                        </w:rPr>
                        <w:t>2</w:t>
                      </w:r>
                      <w:r w:rsidR="002265C2">
                        <w:rPr>
                          <w:noProof/>
                        </w:rPr>
                        <w:fldChar w:fldCharType="end"/>
                      </w:r>
                      <w:r>
                        <w:t>. With outliers</w:t>
                      </w:r>
                    </w:p>
                  </w:txbxContent>
                </v:textbox>
                <w10:wrap type="square"/>
              </v:shape>
            </w:pict>
          </mc:Fallback>
        </mc:AlternateContent>
      </w:r>
    </w:p>
    <w:p w:rsidR="00CC3A41" w:rsidRPr="00387228" w:rsidRDefault="0043570D" w:rsidP="00387228">
      <w:pPr>
        <w:rPr>
          <w:rFonts w:ascii="Segoe UI" w:eastAsia="Times New Roman" w:hAnsi="Segoe UI" w:cs="Segoe UI"/>
          <w:color w:val="24292E"/>
          <w:sz w:val="20"/>
          <w:szCs w:val="24"/>
          <w:lang w:val="en-US" w:eastAsia="sk-SK"/>
        </w:rPr>
      </w:pPr>
      <w:r w:rsidRPr="00387228">
        <w:rPr>
          <w:noProof/>
          <w:sz w:val="18"/>
          <w:lang w:val="en-US"/>
        </w:rPr>
        <w:drawing>
          <wp:anchor distT="0" distB="0" distL="114300" distR="114300" simplePos="0" relativeHeight="251659264" behindDoc="0" locked="0" layoutInCell="1" allowOverlap="1">
            <wp:simplePos x="0" y="0"/>
            <wp:positionH relativeFrom="column">
              <wp:posOffset>-1905</wp:posOffset>
            </wp:positionH>
            <wp:positionV relativeFrom="paragraph">
              <wp:posOffset>-284480</wp:posOffset>
            </wp:positionV>
            <wp:extent cx="2714625" cy="2718435"/>
            <wp:effectExtent l="0" t="0" r="952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4625" cy="2718435"/>
                    </a:xfrm>
                    <a:prstGeom prst="rect">
                      <a:avLst/>
                    </a:prstGeom>
                  </pic:spPr>
                </pic:pic>
              </a:graphicData>
            </a:graphic>
            <wp14:sizeRelH relativeFrom="page">
              <wp14:pctWidth>0</wp14:pctWidth>
            </wp14:sizeRelH>
            <wp14:sizeRelV relativeFrom="page">
              <wp14:pctHeight>0</wp14:pctHeight>
            </wp14:sizeRelV>
          </wp:anchor>
        </w:drawing>
      </w:r>
    </w:p>
    <w:p w:rsidR="0059621D" w:rsidRDefault="0059621D" w:rsidP="00E31B6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bCs/>
          <w:color w:val="24292E"/>
          <w:sz w:val="24"/>
          <w:szCs w:val="30"/>
          <w:lang w:val="en-US" w:eastAsia="sk-SK"/>
        </w:rPr>
        <w:t>Exploratory Visualization</w:t>
      </w:r>
    </w:p>
    <w:p w:rsidR="005A61FF" w:rsidRPr="00387228" w:rsidRDefault="00A53221" w:rsidP="00E31B6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Basic data investigation shows features correlation with </w:t>
      </w:r>
      <w:r w:rsidR="0043570D" w:rsidRPr="00387228">
        <w:rPr>
          <w:rFonts w:ascii="Segoe UI" w:eastAsia="Times New Roman" w:hAnsi="Segoe UI" w:cs="Segoe UI"/>
          <w:color w:val="24292E"/>
          <w:sz w:val="20"/>
          <w:szCs w:val="24"/>
          <w:lang w:val="en-US" w:eastAsia="sk-SK"/>
        </w:rPr>
        <w:t xml:space="preserve">respect to </w:t>
      </w:r>
      <w:r w:rsidRPr="00387228">
        <w:rPr>
          <w:rFonts w:ascii="Segoe UI" w:eastAsia="Times New Roman" w:hAnsi="Segoe UI" w:cs="Segoe UI"/>
          <w:color w:val="24292E"/>
          <w:sz w:val="20"/>
          <w:szCs w:val="24"/>
          <w:lang w:val="en-US" w:eastAsia="sk-SK"/>
        </w:rPr>
        <w:t xml:space="preserve">SalePrice.  </w:t>
      </w:r>
      <w:r w:rsidR="0043570D" w:rsidRPr="00387228">
        <w:rPr>
          <w:rFonts w:ascii="Segoe UI" w:eastAsia="Times New Roman" w:hAnsi="Segoe UI" w:cs="Segoe UI"/>
          <w:color w:val="24292E"/>
          <w:sz w:val="20"/>
          <w:szCs w:val="24"/>
          <w:lang w:val="en-US" w:eastAsia="sk-SK"/>
        </w:rPr>
        <w:t xml:space="preserve">Graph shows that there is a number of </w:t>
      </w:r>
      <w:r w:rsidR="005A61FF" w:rsidRPr="00387228">
        <w:rPr>
          <w:rFonts w:ascii="Segoe UI" w:eastAsia="Times New Roman" w:hAnsi="Segoe UI" w:cs="Segoe UI"/>
          <w:color w:val="24292E"/>
          <w:sz w:val="20"/>
          <w:szCs w:val="24"/>
          <w:lang w:val="en-US" w:eastAsia="sk-SK"/>
        </w:rPr>
        <w:t xml:space="preserve">features which correlates </w:t>
      </w:r>
      <w:r w:rsidR="00E1568E" w:rsidRPr="00387228">
        <w:rPr>
          <w:rFonts w:ascii="Segoe UI" w:eastAsia="Times New Roman" w:hAnsi="Segoe UI" w:cs="Segoe UI"/>
          <w:color w:val="24292E"/>
          <w:sz w:val="20"/>
          <w:szCs w:val="24"/>
          <w:lang w:val="en-US" w:eastAsia="sk-SK"/>
        </w:rPr>
        <w:t>with</w:t>
      </w:r>
      <w:r w:rsidR="005A61FF" w:rsidRPr="00387228">
        <w:rPr>
          <w:rFonts w:ascii="Segoe UI" w:eastAsia="Times New Roman" w:hAnsi="Segoe UI" w:cs="Segoe UI"/>
          <w:color w:val="24292E"/>
          <w:sz w:val="20"/>
          <w:szCs w:val="24"/>
          <w:lang w:val="en-US" w:eastAsia="sk-SK"/>
        </w:rPr>
        <w:t xml:space="preserve"> SalePrice.</w:t>
      </w:r>
    </w:p>
    <w:p w:rsidR="00A53221" w:rsidRPr="00387228" w:rsidRDefault="005A61FF" w:rsidP="00E31B6F">
      <w:pPr>
        <w:spacing w:before="60" w:after="100" w:afterAutospacing="1" w:line="240" w:lineRule="auto"/>
        <w:rPr>
          <w:rFonts w:ascii="Segoe UI" w:eastAsia="Times New Roman" w:hAnsi="Segoe UI" w:cs="Segoe UI"/>
          <w:color w:val="24292E"/>
          <w:sz w:val="20"/>
          <w:szCs w:val="24"/>
          <w:lang w:val="en-US" w:eastAsia="sk-SK"/>
        </w:rPr>
      </w:pPr>
      <w:r w:rsidRPr="00387228">
        <w:rPr>
          <w:noProof/>
          <w:sz w:val="18"/>
          <w:lang w:val="en-US"/>
        </w:rPr>
        <w:lastRenderedPageBreak/>
        <w:drawing>
          <wp:inline distT="0" distB="0" distL="0" distR="0" wp14:anchorId="68363D27" wp14:editId="78330B77">
            <wp:extent cx="5254351" cy="2720424"/>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5708" cy="2721127"/>
                    </a:xfrm>
                    <a:prstGeom prst="rect">
                      <a:avLst/>
                    </a:prstGeom>
                  </pic:spPr>
                </pic:pic>
              </a:graphicData>
            </a:graphic>
          </wp:inline>
        </w:drawing>
      </w:r>
    </w:p>
    <w:p w:rsidR="005A61FF" w:rsidRPr="00387228" w:rsidRDefault="00B90A7E" w:rsidP="005A61F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Top 5 features</w:t>
      </w:r>
    </w:p>
    <w:p w:rsidR="00E1568E"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OverallQual Overall material and finish quality</w:t>
      </w:r>
    </w:p>
    <w:p w:rsidR="00E1568E"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GrLivArea: Above grade (ground) living area square feet</w:t>
      </w:r>
    </w:p>
    <w:p w:rsidR="005A61FF"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GarageCars: Size of garage in car capacity</w:t>
      </w:r>
    </w:p>
    <w:p w:rsidR="005A61FF"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GarageArea: Size of garage in square feet</w:t>
      </w:r>
    </w:p>
    <w:p w:rsidR="001272CC" w:rsidRPr="00387228" w:rsidRDefault="001272CC"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TotalBsmtSF: Total square feet of basement area</w:t>
      </w:r>
    </w:p>
    <w:p w:rsidR="005A61FF"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Overall</w:t>
      </w:r>
      <w:r w:rsidR="00DC1A97">
        <w:rPr>
          <w:rFonts w:ascii="Segoe UI" w:eastAsia="Times New Roman" w:hAnsi="Segoe UI" w:cs="Segoe UI"/>
          <w:color w:val="24292E"/>
          <w:sz w:val="20"/>
          <w:szCs w:val="24"/>
          <w:lang w:val="en-US" w:eastAsia="sk-SK"/>
        </w:rPr>
        <w:t xml:space="preserve"> </w:t>
      </w:r>
      <w:r w:rsidR="00B90A7E" w:rsidRPr="00387228">
        <w:rPr>
          <w:rFonts w:ascii="Segoe UI" w:eastAsia="Times New Roman" w:hAnsi="Segoe UI" w:cs="Segoe UI"/>
          <w:color w:val="24292E"/>
          <w:sz w:val="20"/>
          <w:szCs w:val="24"/>
          <w:lang w:val="en-US" w:eastAsia="sk-SK"/>
        </w:rPr>
        <w:t xml:space="preserve">quality is </w:t>
      </w:r>
      <w:r w:rsidR="00E1568E" w:rsidRPr="00387228">
        <w:rPr>
          <w:rFonts w:ascii="Segoe UI" w:eastAsia="Times New Roman" w:hAnsi="Segoe UI" w:cs="Segoe UI"/>
          <w:color w:val="24292E"/>
          <w:sz w:val="20"/>
          <w:szCs w:val="24"/>
          <w:lang w:val="en-US" w:eastAsia="sk-SK"/>
        </w:rPr>
        <w:t xml:space="preserve">a </w:t>
      </w:r>
      <w:r w:rsidR="00B90A7E" w:rsidRPr="00387228">
        <w:rPr>
          <w:rFonts w:ascii="Segoe UI" w:eastAsia="Times New Roman" w:hAnsi="Segoe UI" w:cs="Segoe UI"/>
          <w:color w:val="24292E"/>
          <w:sz w:val="20"/>
          <w:szCs w:val="24"/>
          <w:lang w:val="en-US" w:eastAsia="sk-SK"/>
        </w:rPr>
        <w:t xml:space="preserve">categorical value. Next four features describing </w:t>
      </w:r>
      <w:r w:rsidR="00CA1738" w:rsidRPr="00387228">
        <w:rPr>
          <w:rFonts w:ascii="Segoe UI" w:eastAsia="Times New Roman" w:hAnsi="Segoe UI" w:cs="Segoe UI"/>
          <w:color w:val="24292E"/>
          <w:sz w:val="20"/>
          <w:szCs w:val="24"/>
          <w:lang w:val="en-US" w:eastAsia="sk-SK"/>
        </w:rPr>
        <w:t>a</w:t>
      </w:r>
      <w:r w:rsidR="00B90A7E" w:rsidRPr="00387228">
        <w:rPr>
          <w:rFonts w:ascii="Segoe UI" w:eastAsia="Times New Roman" w:hAnsi="Segoe UI" w:cs="Segoe UI"/>
          <w:color w:val="24292E"/>
          <w:sz w:val="20"/>
          <w:szCs w:val="24"/>
          <w:lang w:val="en-US" w:eastAsia="sk-SK"/>
        </w:rPr>
        <w:t> size of a property part. This is</w:t>
      </w:r>
      <w:r w:rsidR="00E1568E" w:rsidRPr="00387228">
        <w:rPr>
          <w:rFonts w:ascii="Segoe UI" w:eastAsia="Times New Roman" w:hAnsi="Segoe UI" w:cs="Segoe UI"/>
          <w:color w:val="24292E"/>
          <w:sz w:val="20"/>
          <w:szCs w:val="24"/>
          <w:lang w:val="en-US" w:eastAsia="sk-SK"/>
        </w:rPr>
        <w:t xml:space="preserve"> an</w:t>
      </w:r>
      <w:r w:rsidR="00B90A7E" w:rsidRPr="00387228">
        <w:rPr>
          <w:rFonts w:ascii="Segoe UI" w:eastAsia="Times New Roman" w:hAnsi="Segoe UI" w:cs="Segoe UI"/>
          <w:color w:val="24292E"/>
          <w:sz w:val="20"/>
          <w:szCs w:val="24"/>
          <w:lang w:val="en-US" w:eastAsia="sk-SK"/>
        </w:rPr>
        <w:t xml:space="preserve"> evidence that size of house </w:t>
      </w:r>
      <w:r w:rsidR="00CA1738" w:rsidRPr="00387228">
        <w:rPr>
          <w:rFonts w:ascii="Segoe UI" w:eastAsia="Times New Roman" w:hAnsi="Segoe UI" w:cs="Segoe UI"/>
          <w:color w:val="24292E"/>
          <w:sz w:val="20"/>
          <w:szCs w:val="24"/>
          <w:lang w:val="en-US" w:eastAsia="sk-SK"/>
        </w:rPr>
        <w:t xml:space="preserve">usually has </w:t>
      </w:r>
      <w:r w:rsidR="00B90A7E" w:rsidRPr="00387228">
        <w:rPr>
          <w:rFonts w:ascii="Segoe UI" w:eastAsia="Times New Roman" w:hAnsi="Segoe UI" w:cs="Segoe UI"/>
          <w:color w:val="24292E"/>
          <w:sz w:val="20"/>
          <w:szCs w:val="24"/>
          <w:lang w:val="en-US" w:eastAsia="sk-SK"/>
        </w:rPr>
        <w:t>the highest influence on the price.</w:t>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Next chart shows correlation heatmap. Investigation shows that high correlated features usually describe the same thing. </w:t>
      </w:r>
      <w:r w:rsidR="00CA6FA6">
        <w:rPr>
          <w:rFonts w:ascii="Segoe UI" w:eastAsia="Times New Roman" w:hAnsi="Segoe UI" w:cs="Segoe UI"/>
          <w:color w:val="24292E"/>
          <w:sz w:val="20"/>
          <w:szCs w:val="24"/>
          <w:lang w:val="en-US" w:eastAsia="sk-SK"/>
        </w:rPr>
        <w:t xml:space="preserve">As for example  ‘GarageArea’ and ‘GarageCars’.  </w:t>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Pr>
          <w:noProof/>
        </w:rPr>
        <w:lastRenderedPageBreak/>
        <w:drawing>
          <wp:inline distT="0" distB="0" distL="0" distR="0" wp14:anchorId="09100AE9" wp14:editId="141E9DA6">
            <wp:extent cx="4970959" cy="43693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841" cy="4370969"/>
                    </a:xfrm>
                    <a:prstGeom prst="rect">
                      <a:avLst/>
                    </a:prstGeom>
                  </pic:spPr>
                </pic:pic>
              </a:graphicData>
            </a:graphic>
          </wp:inline>
        </w:drawing>
      </w:r>
    </w:p>
    <w:p w:rsidR="00D23C14" w:rsidRPr="00387228" w:rsidRDefault="00DC1A97" w:rsidP="00D23C14">
      <w:pPr>
        <w:spacing w:before="360" w:after="240" w:line="240" w:lineRule="auto"/>
        <w:outlineLvl w:val="2"/>
        <w:rPr>
          <w:rFonts w:ascii="Segoe UI" w:eastAsia="Times New Roman" w:hAnsi="Segoe UI" w:cs="Segoe UI"/>
          <w:b/>
          <w:bCs/>
          <w:color w:val="24292E"/>
          <w:sz w:val="24"/>
          <w:szCs w:val="30"/>
          <w:lang w:val="en-US" w:eastAsia="sk-SK"/>
        </w:rPr>
      </w:pPr>
      <w:r>
        <w:rPr>
          <w:rFonts w:ascii="Segoe UI" w:eastAsia="Times New Roman" w:hAnsi="Segoe UI" w:cs="Segoe UI"/>
          <w:b/>
          <w:bCs/>
          <w:color w:val="24292E"/>
          <w:sz w:val="24"/>
          <w:szCs w:val="30"/>
          <w:lang w:val="en-US" w:eastAsia="sk-SK"/>
        </w:rPr>
        <w:t>A</w:t>
      </w:r>
      <w:r w:rsidR="00D23C14" w:rsidRPr="00387228">
        <w:rPr>
          <w:rFonts w:ascii="Segoe UI" w:eastAsia="Times New Roman" w:hAnsi="Segoe UI" w:cs="Segoe UI"/>
          <w:b/>
          <w:bCs/>
          <w:color w:val="24292E"/>
          <w:sz w:val="24"/>
          <w:szCs w:val="30"/>
          <w:lang w:val="en-US" w:eastAsia="sk-SK"/>
        </w:rPr>
        <w:t>lgorithms and Techniques</w:t>
      </w:r>
    </w:p>
    <w:p w:rsidR="00CA6FA6" w:rsidRDefault="00BF13EC"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For this project </w:t>
      </w:r>
      <w:r w:rsidR="00CA6FA6">
        <w:rPr>
          <w:rFonts w:ascii="Segoe UI" w:eastAsia="Times New Roman" w:hAnsi="Segoe UI" w:cs="Segoe UI"/>
          <w:color w:val="24292E"/>
          <w:sz w:val="20"/>
          <w:szCs w:val="24"/>
          <w:lang w:val="en-US" w:eastAsia="sk-SK"/>
        </w:rPr>
        <w:t xml:space="preserve">I chose </w:t>
      </w:r>
      <w:r w:rsidRPr="00387228">
        <w:rPr>
          <w:rFonts w:ascii="Segoe UI" w:eastAsia="Times New Roman" w:hAnsi="Segoe UI" w:cs="Segoe UI"/>
          <w:color w:val="24292E"/>
          <w:sz w:val="20"/>
          <w:szCs w:val="24"/>
          <w:lang w:val="en-US" w:eastAsia="sk-SK"/>
        </w:rPr>
        <w:t>three ensemble models based on decision tree regression techniques</w:t>
      </w:r>
      <w:r w:rsidR="00CA6FA6">
        <w:rPr>
          <w:rFonts w:ascii="Segoe UI" w:eastAsia="Times New Roman" w:hAnsi="Segoe UI" w:cs="Segoe UI"/>
          <w:color w:val="24292E"/>
          <w:sz w:val="20"/>
          <w:szCs w:val="24"/>
          <w:lang w:val="en-US" w:eastAsia="sk-SK"/>
        </w:rPr>
        <w:t>.</w:t>
      </w:r>
    </w:p>
    <w:p w:rsidR="00FC5E1F" w:rsidRDefault="00FC5E1F"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To describe how decision tree model works I will reuse my explanation from the project ‘CharityML’ were the goal was to identify possible donors:</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Decision Tree model mirrors human decision making very closely. In this case we can imagine the learner is asking data questions about the donors with their income over 50K similar to this:</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Q1: Do they have family? Model remembers the answer yes or no</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 xml:space="preserve">Q2: Do they have positive capital gain? </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Q3: Do they have the bachelor education level?</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Learner can also ask question like this:</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Q4: If they don't have family is their work class 'self-employed'?</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Q5: If they don't have family and their work class is 'self-employed' is their education level 'HS-grad'?</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 xml:space="preserve">By asking questions this way we create a tree of questions. We can create different trees which have different sequence of questions asked. We are looking for the best tree which delivers best predictions on our training and test data. During the </w:t>
      </w:r>
      <w:r w:rsidR="00DC1A97" w:rsidRPr="00FC5E1F">
        <w:rPr>
          <w:rFonts w:ascii="Segoe UI" w:eastAsia="Times New Roman" w:hAnsi="Segoe UI" w:cs="Segoe UI"/>
          <w:i/>
          <w:color w:val="24292E"/>
          <w:sz w:val="20"/>
          <w:szCs w:val="24"/>
          <w:lang w:val="en-US" w:eastAsia="sk-SK"/>
        </w:rPr>
        <w:t>train</w:t>
      </w:r>
      <w:r w:rsidR="00DC1A97">
        <w:rPr>
          <w:rFonts w:ascii="Segoe UI" w:eastAsia="Times New Roman" w:hAnsi="Segoe UI" w:cs="Segoe UI"/>
          <w:i/>
          <w:color w:val="24292E"/>
          <w:sz w:val="20"/>
          <w:szCs w:val="24"/>
          <w:lang w:val="en-US" w:eastAsia="sk-SK"/>
        </w:rPr>
        <w:t>in</w:t>
      </w:r>
      <w:r w:rsidR="00DC1A97" w:rsidRPr="00FC5E1F">
        <w:rPr>
          <w:rFonts w:ascii="Segoe UI" w:eastAsia="Times New Roman" w:hAnsi="Segoe UI" w:cs="Segoe UI"/>
          <w:i/>
          <w:color w:val="24292E"/>
          <w:sz w:val="20"/>
          <w:szCs w:val="24"/>
          <w:lang w:val="en-US" w:eastAsia="sk-SK"/>
        </w:rPr>
        <w:t>g,</w:t>
      </w:r>
      <w:r w:rsidRPr="00FC5E1F">
        <w:rPr>
          <w:rFonts w:ascii="Segoe UI" w:eastAsia="Times New Roman" w:hAnsi="Segoe UI" w:cs="Segoe UI"/>
          <w:i/>
          <w:color w:val="24292E"/>
          <w:sz w:val="20"/>
          <w:szCs w:val="24"/>
          <w:lang w:val="en-US" w:eastAsia="sk-SK"/>
        </w:rPr>
        <w:t xml:space="preserve"> we can decide maximum depth of the tree.</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lastRenderedPageBreak/>
        <w:t>Gradient Boosting works this way: To create a complex questionnaire which is should help to decide if person has incom</w:t>
      </w:r>
      <w:r>
        <w:rPr>
          <w:rFonts w:ascii="Segoe UI" w:eastAsia="Times New Roman" w:hAnsi="Segoe UI" w:cs="Segoe UI"/>
          <w:i/>
          <w:color w:val="24292E"/>
          <w:sz w:val="20"/>
          <w:szCs w:val="24"/>
          <w:lang w:val="en-US" w:eastAsia="sk-SK"/>
        </w:rPr>
        <w:t>e</w:t>
      </w:r>
      <w:r w:rsidRPr="00FC5E1F">
        <w:rPr>
          <w:rFonts w:ascii="Segoe UI" w:eastAsia="Times New Roman" w:hAnsi="Segoe UI" w:cs="Segoe UI"/>
          <w:i/>
          <w:color w:val="24292E"/>
          <w:sz w:val="20"/>
          <w:szCs w:val="24"/>
          <w:lang w:val="en-US" w:eastAsia="sk-SK"/>
        </w:rPr>
        <w:t xml:space="preserve"> over 50K is huge effort for one guy. Therefore, we engage number of other guys. Each of them will get only subset of data. We also restrict guys to create limited number of questions. For </w:t>
      </w:r>
      <w:r w:rsidR="00DC1A97" w:rsidRPr="00FC5E1F">
        <w:rPr>
          <w:rFonts w:ascii="Segoe UI" w:eastAsia="Times New Roman" w:hAnsi="Segoe UI" w:cs="Segoe UI"/>
          <w:i/>
          <w:color w:val="24292E"/>
          <w:sz w:val="20"/>
          <w:szCs w:val="24"/>
          <w:lang w:val="en-US" w:eastAsia="sk-SK"/>
        </w:rPr>
        <w:t>example,</w:t>
      </w:r>
      <w:r w:rsidRPr="00FC5E1F">
        <w:rPr>
          <w:rFonts w:ascii="Segoe UI" w:eastAsia="Times New Roman" w:hAnsi="Segoe UI" w:cs="Segoe UI"/>
          <w:i/>
          <w:color w:val="24292E"/>
          <w:sz w:val="20"/>
          <w:szCs w:val="24"/>
          <w:lang w:val="en-US" w:eastAsia="sk-SK"/>
        </w:rPr>
        <w:t xml:space="preserve"> only 8. To be fair, we put all the records (aka data points) in a hat. First guy will draw his subset randomly from the hat. He will note down the data from these records and put them back into the hat. Based on the data he has, he creates his own questionnaire. This questionnaire will be tested on all records in the hat. Records which were false predicted will be multiplied in the hat. The size of the multiplication will determine the learning rate. The reason for multiplication is, that we want the next guy to have bigger chance to draw records from the hat, where previous guy was unsuccessful. To give him a chance to make questionnaire which can evaluate the data better. The same way we will continue with third guy, with forth guy and so on. We will evaluate the prediction success of each guy. We will stop adding new guys if the average prediction success will stop growing. We can also trust more to the guys which individual predictions are more successful than of the others. Predictions of these guys will be taken more into account before the final result of the group will be delivered.</w:t>
      </w:r>
    </w:p>
    <w:p w:rsidR="00CA1738" w:rsidRDefault="00114C6F"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Decision T</w:t>
      </w:r>
      <w:r w:rsidR="00CA1738" w:rsidRPr="00387228">
        <w:rPr>
          <w:rFonts w:ascii="Segoe UI" w:eastAsia="Times New Roman" w:hAnsi="Segoe UI" w:cs="Segoe UI"/>
          <w:color w:val="24292E"/>
          <w:sz w:val="20"/>
          <w:szCs w:val="24"/>
          <w:lang w:val="en-US" w:eastAsia="sk-SK"/>
        </w:rPr>
        <w:t xml:space="preserve">ree </w:t>
      </w:r>
      <w:r w:rsidR="00BF13EC" w:rsidRPr="00387228">
        <w:rPr>
          <w:rFonts w:ascii="Segoe UI" w:eastAsia="Times New Roman" w:hAnsi="Segoe UI" w:cs="Segoe UI"/>
          <w:color w:val="24292E"/>
          <w:sz w:val="20"/>
          <w:szCs w:val="24"/>
          <w:lang w:val="en-US" w:eastAsia="sk-SK"/>
        </w:rPr>
        <w:t xml:space="preserve">technique </w:t>
      </w:r>
      <w:r w:rsidR="00CA1738" w:rsidRPr="00387228">
        <w:rPr>
          <w:rFonts w:ascii="Segoe UI" w:eastAsia="Times New Roman" w:hAnsi="Segoe UI" w:cs="Segoe UI"/>
          <w:color w:val="24292E"/>
          <w:sz w:val="20"/>
          <w:szCs w:val="24"/>
          <w:lang w:val="en-US" w:eastAsia="sk-SK"/>
        </w:rPr>
        <w:t xml:space="preserve">builds models in the form of a tree structure. It </w:t>
      </w:r>
      <w:r w:rsidR="00CA6FA6" w:rsidRPr="00387228">
        <w:rPr>
          <w:rFonts w:ascii="Segoe UI" w:eastAsia="Times New Roman" w:hAnsi="Segoe UI" w:cs="Segoe UI"/>
          <w:color w:val="24292E"/>
          <w:sz w:val="20"/>
          <w:szCs w:val="24"/>
          <w:lang w:val="en-US" w:eastAsia="sk-SK"/>
        </w:rPr>
        <w:t>breaks</w:t>
      </w:r>
      <w:r w:rsidR="00CA1738" w:rsidRPr="00387228">
        <w:rPr>
          <w:rFonts w:ascii="Segoe UI" w:eastAsia="Times New Roman" w:hAnsi="Segoe UI" w:cs="Segoe UI"/>
          <w:color w:val="24292E"/>
          <w:sz w:val="20"/>
          <w:szCs w:val="24"/>
          <w:lang w:val="en-US" w:eastAsia="sk-SK"/>
        </w:rPr>
        <w:t xml:space="preserve"> down a dataset into smaller and smaller subsets.</w:t>
      </w:r>
      <w:r w:rsidR="00FC5E1F">
        <w:rPr>
          <w:rFonts w:ascii="Segoe UI" w:eastAsia="Times New Roman" w:hAnsi="Segoe UI" w:cs="Segoe UI"/>
          <w:color w:val="24292E"/>
          <w:sz w:val="20"/>
          <w:szCs w:val="24"/>
          <w:lang w:val="en-US" w:eastAsia="sk-SK"/>
        </w:rPr>
        <w:t xml:space="preserve"> The model creates for this subset trees. These small trees we call </w:t>
      </w:r>
      <w:r w:rsidR="00FC5E1F" w:rsidRPr="00684F40">
        <w:rPr>
          <w:rFonts w:ascii="Segoe UI" w:eastAsia="Times New Roman" w:hAnsi="Segoe UI" w:cs="Segoe UI"/>
          <w:b/>
          <w:color w:val="24292E"/>
          <w:sz w:val="20"/>
          <w:szCs w:val="24"/>
          <w:lang w:val="en-US" w:eastAsia="sk-SK"/>
        </w:rPr>
        <w:t>weak learners</w:t>
      </w:r>
      <w:r w:rsidR="00FC5E1F">
        <w:rPr>
          <w:rFonts w:ascii="Segoe UI" w:eastAsia="Times New Roman" w:hAnsi="Segoe UI" w:cs="Segoe UI"/>
          <w:color w:val="24292E"/>
          <w:sz w:val="20"/>
          <w:szCs w:val="24"/>
          <w:lang w:val="en-US" w:eastAsia="sk-SK"/>
        </w:rPr>
        <w:t xml:space="preserve"> because the can ‘answer’ only simple questions and their overall prediction success isn’t great. </w:t>
      </w:r>
      <w:r w:rsidR="00BF13EC" w:rsidRPr="00387228">
        <w:rPr>
          <w:rFonts w:ascii="Segoe UI" w:eastAsia="Times New Roman" w:hAnsi="Segoe UI" w:cs="Segoe UI"/>
          <w:color w:val="24292E"/>
          <w:sz w:val="20"/>
          <w:szCs w:val="24"/>
          <w:lang w:val="en-US" w:eastAsia="sk-SK"/>
        </w:rPr>
        <w:t>Ensemble models</w:t>
      </w:r>
      <w:r w:rsidR="00FC5E1F">
        <w:rPr>
          <w:rFonts w:ascii="Segoe UI" w:eastAsia="Times New Roman" w:hAnsi="Segoe UI" w:cs="Segoe UI"/>
          <w:color w:val="24292E"/>
          <w:sz w:val="20"/>
          <w:szCs w:val="24"/>
          <w:lang w:val="en-US" w:eastAsia="sk-SK"/>
        </w:rPr>
        <w:t xml:space="preserve"> using the collective power of </w:t>
      </w:r>
      <w:r>
        <w:rPr>
          <w:rFonts w:ascii="Segoe UI" w:eastAsia="Times New Roman" w:hAnsi="Segoe UI" w:cs="Segoe UI"/>
          <w:color w:val="24292E"/>
          <w:sz w:val="20"/>
          <w:szCs w:val="24"/>
          <w:lang w:val="en-US" w:eastAsia="sk-SK"/>
        </w:rPr>
        <w:t xml:space="preserve">large number of the </w:t>
      </w:r>
      <w:r w:rsidR="00FC5E1F">
        <w:rPr>
          <w:rFonts w:ascii="Segoe UI" w:eastAsia="Times New Roman" w:hAnsi="Segoe UI" w:cs="Segoe UI"/>
          <w:color w:val="24292E"/>
          <w:sz w:val="20"/>
          <w:szCs w:val="24"/>
          <w:lang w:val="en-US" w:eastAsia="sk-SK"/>
        </w:rPr>
        <w:t>week learners</w:t>
      </w:r>
      <w:r>
        <w:rPr>
          <w:rFonts w:ascii="Segoe UI" w:eastAsia="Times New Roman" w:hAnsi="Segoe UI" w:cs="Segoe UI"/>
          <w:color w:val="24292E"/>
          <w:sz w:val="20"/>
          <w:szCs w:val="24"/>
          <w:lang w:val="en-US" w:eastAsia="sk-SK"/>
        </w:rPr>
        <w:t>, which together can make more accurate predictions</w:t>
      </w:r>
      <w:r w:rsidR="00BF13EC" w:rsidRPr="00387228">
        <w:rPr>
          <w:rFonts w:ascii="Segoe UI" w:eastAsia="Times New Roman" w:hAnsi="Segoe UI" w:cs="Segoe UI"/>
          <w:color w:val="24292E"/>
          <w:sz w:val="20"/>
          <w:szCs w:val="24"/>
          <w:lang w:val="en-US" w:eastAsia="sk-SK"/>
        </w:rPr>
        <w:t>.</w:t>
      </w:r>
      <w:r w:rsidR="005B58B4">
        <w:rPr>
          <w:rFonts w:ascii="Segoe UI" w:eastAsia="Times New Roman" w:hAnsi="Segoe UI" w:cs="Segoe UI"/>
          <w:color w:val="24292E"/>
          <w:sz w:val="20"/>
          <w:szCs w:val="24"/>
          <w:lang w:val="en-US" w:eastAsia="sk-SK"/>
        </w:rPr>
        <w:t xml:space="preserve"> </w:t>
      </w:r>
    </w:p>
    <w:p w:rsidR="00114C6F" w:rsidRDefault="00161054" w:rsidP="00161054">
      <w:pPr>
        <w:spacing w:after="240" w:line="240" w:lineRule="auto"/>
        <w:rPr>
          <w:rFonts w:ascii="Segoe UI" w:eastAsia="Times New Roman" w:hAnsi="Segoe UI" w:cs="Segoe UI"/>
          <w:color w:val="24292E"/>
          <w:sz w:val="20"/>
          <w:szCs w:val="24"/>
          <w:lang w:val="en-US" w:eastAsia="sk-SK"/>
        </w:rPr>
      </w:pPr>
      <w:r w:rsidRPr="00161054">
        <w:rPr>
          <w:rFonts w:ascii="Segoe UI" w:eastAsia="Times New Roman" w:hAnsi="Segoe UI" w:cs="Segoe UI"/>
          <w:color w:val="24292E"/>
          <w:sz w:val="20"/>
          <w:szCs w:val="24"/>
          <w:lang w:val="en-US" w:eastAsia="sk-SK"/>
        </w:rPr>
        <w:t>Strengths</w:t>
      </w:r>
      <w:r w:rsidR="00114C6F">
        <w:rPr>
          <w:rFonts w:ascii="Segoe UI" w:eastAsia="Times New Roman" w:hAnsi="Segoe UI" w:cs="Segoe UI"/>
          <w:color w:val="24292E"/>
          <w:sz w:val="20"/>
          <w:szCs w:val="24"/>
          <w:lang w:val="en-US" w:eastAsia="sk-SK"/>
        </w:rPr>
        <w:t xml:space="preserve"> of decision trees are:</w:t>
      </w:r>
    </w:p>
    <w:p w:rsidR="00161054" w:rsidRPr="00114C6F" w:rsidRDefault="00114C6F" w:rsidP="00114C6F">
      <w:pPr>
        <w:pStyle w:val="ListParagraph"/>
        <w:numPr>
          <w:ilvl w:val="0"/>
          <w:numId w:val="42"/>
        </w:numPr>
        <w:spacing w:after="240" w:line="240" w:lineRule="auto"/>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they are e</w:t>
      </w:r>
      <w:r w:rsidR="00161054" w:rsidRPr="00114C6F">
        <w:rPr>
          <w:rFonts w:ascii="Segoe UI" w:eastAsia="Times New Roman" w:hAnsi="Segoe UI" w:cs="Segoe UI"/>
          <w:color w:val="24292E"/>
          <w:sz w:val="20"/>
          <w:szCs w:val="24"/>
          <w:lang w:val="en-US" w:eastAsia="sk-SK"/>
        </w:rPr>
        <w:t>asy to interpret</w:t>
      </w:r>
    </w:p>
    <w:p w:rsidR="00161054" w:rsidRPr="00114C6F" w:rsidRDefault="00114C6F" w:rsidP="00114C6F">
      <w:pPr>
        <w:pStyle w:val="ListParagraph"/>
        <w:numPr>
          <w:ilvl w:val="0"/>
          <w:numId w:val="42"/>
        </w:numPr>
        <w:spacing w:after="240" w:line="240" w:lineRule="auto"/>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are a</w:t>
      </w:r>
      <w:r w:rsidR="00161054" w:rsidRPr="00114C6F">
        <w:rPr>
          <w:rFonts w:ascii="Segoe UI" w:eastAsia="Times New Roman" w:hAnsi="Segoe UI" w:cs="Segoe UI"/>
          <w:color w:val="24292E"/>
          <w:sz w:val="20"/>
          <w:szCs w:val="24"/>
          <w:lang w:val="en-US" w:eastAsia="sk-SK"/>
        </w:rPr>
        <w:t>ble to handle both numerical and categorical data</w:t>
      </w:r>
    </w:p>
    <w:p w:rsidR="00161054" w:rsidRPr="00114C6F" w:rsidRDefault="00114C6F" w:rsidP="00114C6F">
      <w:pPr>
        <w:pStyle w:val="ListParagraph"/>
        <w:numPr>
          <w:ilvl w:val="0"/>
          <w:numId w:val="42"/>
        </w:numPr>
        <w:spacing w:after="240" w:line="240" w:lineRule="auto"/>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p</w:t>
      </w:r>
      <w:r w:rsidR="00161054" w:rsidRPr="00114C6F">
        <w:rPr>
          <w:rFonts w:ascii="Segoe UI" w:eastAsia="Times New Roman" w:hAnsi="Segoe UI" w:cs="Segoe UI"/>
          <w:color w:val="24292E"/>
          <w:sz w:val="20"/>
          <w:szCs w:val="24"/>
          <w:lang w:val="en-US" w:eastAsia="sk-SK"/>
        </w:rPr>
        <w:t>erforms well even if its assumptions are somewhat violated by the true model from which the data were generated.</w:t>
      </w:r>
    </w:p>
    <w:p w:rsidR="00161054" w:rsidRPr="00161054" w:rsidRDefault="00114C6F" w:rsidP="0016105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and the w</w:t>
      </w:r>
      <w:r w:rsidR="00161054" w:rsidRPr="00161054">
        <w:rPr>
          <w:rFonts w:ascii="Segoe UI" w:eastAsia="Times New Roman" w:hAnsi="Segoe UI" w:cs="Segoe UI"/>
          <w:color w:val="24292E"/>
          <w:sz w:val="20"/>
          <w:szCs w:val="24"/>
          <w:lang w:val="en-US" w:eastAsia="sk-SK"/>
        </w:rPr>
        <w:t>eaknesses:</w:t>
      </w:r>
    </w:p>
    <w:p w:rsidR="00161054" w:rsidRPr="00114C6F" w:rsidRDefault="00114C6F" w:rsidP="00114C6F">
      <w:pPr>
        <w:pStyle w:val="ListParagraph"/>
        <w:numPr>
          <w:ilvl w:val="0"/>
          <w:numId w:val="43"/>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p</w:t>
      </w:r>
      <w:r w:rsidR="00161054" w:rsidRPr="00114C6F">
        <w:rPr>
          <w:rFonts w:ascii="Segoe UI" w:eastAsia="Times New Roman" w:hAnsi="Segoe UI" w:cs="Segoe UI"/>
          <w:color w:val="24292E"/>
          <w:sz w:val="20"/>
          <w:szCs w:val="24"/>
          <w:lang w:val="en-US" w:eastAsia="sk-SK"/>
        </w:rPr>
        <w:t>rone to over</w:t>
      </w:r>
      <w:r w:rsidR="00FC5E1F" w:rsidRPr="00114C6F">
        <w:rPr>
          <w:rFonts w:ascii="Gadugi" w:eastAsia="Times New Roman" w:hAnsi="Gadugi" w:cs="Gadugi"/>
          <w:color w:val="24292E"/>
          <w:sz w:val="20"/>
          <w:szCs w:val="24"/>
          <w:lang w:val="en-US" w:eastAsia="sk-SK"/>
        </w:rPr>
        <w:t>fi</w:t>
      </w:r>
      <w:r w:rsidR="00161054" w:rsidRPr="00114C6F">
        <w:rPr>
          <w:rFonts w:ascii="Segoe UI" w:eastAsia="Times New Roman" w:hAnsi="Segoe UI" w:cs="Segoe UI"/>
          <w:color w:val="24292E"/>
          <w:sz w:val="20"/>
          <w:szCs w:val="24"/>
          <w:lang w:val="en-US" w:eastAsia="sk-SK"/>
        </w:rPr>
        <w:t>tting</w:t>
      </w:r>
    </w:p>
    <w:p w:rsidR="00161054" w:rsidRPr="00114C6F" w:rsidRDefault="00114C6F" w:rsidP="00D23C14">
      <w:pPr>
        <w:pStyle w:val="ListParagraph"/>
        <w:numPr>
          <w:ilvl w:val="0"/>
          <w:numId w:val="43"/>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s</w:t>
      </w:r>
      <w:r w:rsidR="00161054" w:rsidRPr="00114C6F">
        <w:rPr>
          <w:rFonts w:ascii="Segoe UI" w:eastAsia="Times New Roman" w:hAnsi="Segoe UI" w:cs="Segoe UI"/>
          <w:color w:val="24292E"/>
          <w:sz w:val="20"/>
          <w:szCs w:val="24"/>
          <w:lang w:val="en-US" w:eastAsia="sk-SK"/>
        </w:rPr>
        <w:t>mall changes in the dataset can lead to di</w:t>
      </w:r>
      <w:r w:rsidR="00FC5E1F" w:rsidRPr="00114C6F">
        <w:rPr>
          <w:rFonts w:ascii="Gadugi" w:eastAsia="Times New Roman" w:hAnsi="Gadugi" w:cs="Gadugi"/>
          <w:color w:val="24292E"/>
          <w:sz w:val="20"/>
          <w:szCs w:val="24"/>
          <w:lang w:val="en-US" w:eastAsia="sk-SK"/>
        </w:rPr>
        <w:t>ff</w:t>
      </w:r>
      <w:r w:rsidR="00161054" w:rsidRPr="00114C6F">
        <w:rPr>
          <w:rFonts w:ascii="Segoe UI" w:eastAsia="Times New Roman" w:hAnsi="Segoe UI" w:cs="Segoe UI"/>
          <w:color w:val="24292E"/>
          <w:sz w:val="20"/>
          <w:szCs w:val="24"/>
          <w:lang w:val="en-US" w:eastAsia="sk-SK"/>
        </w:rPr>
        <w:t>erent trees</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Random Forest</w:t>
      </w:r>
      <w:r w:rsidRPr="00387228">
        <w:rPr>
          <w:rFonts w:ascii="Segoe UI" w:eastAsia="Times New Roman" w:hAnsi="Segoe UI" w:cs="Segoe UI"/>
          <w:color w:val="24292E"/>
          <w:sz w:val="20"/>
          <w:szCs w:val="24"/>
          <w:lang w:val="en-US" w:eastAsia="sk-SK"/>
        </w:rPr>
        <w:t xml:space="preserve"> </w:t>
      </w:r>
      <w:r w:rsidR="00CA6FA6" w:rsidRPr="00CA6FA6">
        <w:rPr>
          <w:rFonts w:ascii="Segoe UI" w:eastAsia="Times New Roman" w:hAnsi="Segoe UI" w:cs="Segoe UI"/>
          <w:b/>
          <w:color w:val="24292E"/>
          <w:sz w:val="20"/>
          <w:szCs w:val="24"/>
          <w:lang w:val="en-US" w:eastAsia="sk-SK"/>
        </w:rPr>
        <w:t>Regressor</w:t>
      </w:r>
      <w:r w:rsidR="00CA6FA6">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is an ensemble classifier made using many decision tree models. </w:t>
      </w:r>
      <w:r w:rsidR="00BF13EC" w:rsidRPr="00387228">
        <w:rPr>
          <w:rFonts w:ascii="Segoe UI" w:eastAsia="Times New Roman" w:hAnsi="Segoe UI" w:cs="Segoe UI"/>
          <w:color w:val="24292E"/>
          <w:sz w:val="20"/>
          <w:szCs w:val="24"/>
          <w:lang w:val="en-US" w:eastAsia="sk-SK"/>
        </w:rPr>
        <w:t xml:space="preserve">Creates multiple trees with randomly selected data. </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Gradient Boosting Regressor</w:t>
      </w:r>
      <w:r w:rsidR="00BF13EC" w:rsidRPr="00387228">
        <w:rPr>
          <w:rFonts w:ascii="Segoe UI" w:eastAsia="Times New Roman" w:hAnsi="Segoe UI" w:cs="Segoe UI"/>
          <w:color w:val="24292E"/>
          <w:sz w:val="20"/>
          <w:szCs w:val="24"/>
          <w:lang w:val="en-US" w:eastAsia="sk-SK"/>
        </w:rPr>
        <w:t xml:space="preserve"> takes many week learners and combine results of them. </w:t>
      </w:r>
    </w:p>
    <w:p w:rsidR="00CA1738" w:rsidRDefault="00BF13EC"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 xml:space="preserve">XGBoost </w:t>
      </w:r>
      <w:r w:rsidR="00CA6FA6" w:rsidRPr="00CA6FA6">
        <w:rPr>
          <w:rFonts w:ascii="Segoe UI" w:eastAsia="Times New Roman" w:hAnsi="Segoe UI" w:cs="Segoe UI"/>
          <w:b/>
          <w:color w:val="24292E"/>
          <w:sz w:val="20"/>
          <w:szCs w:val="24"/>
          <w:lang w:val="en-US" w:eastAsia="sk-SK"/>
        </w:rPr>
        <w:t>Regressor</w:t>
      </w:r>
      <w:r w:rsidR="00CA6FA6">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is an optimized implementation of Gradient Boosting technique. More </w:t>
      </w:r>
      <w:r w:rsidR="00114C6F" w:rsidRPr="00387228">
        <w:rPr>
          <w:rFonts w:ascii="Segoe UI" w:eastAsia="Times New Roman" w:hAnsi="Segoe UI" w:cs="Segoe UI"/>
          <w:color w:val="24292E"/>
          <w:sz w:val="20"/>
          <w:szCs w:val="24"/>
          <w:lang w:val="en-US" w:eastAsia="sk-SK"/>
        </w:rPr>
        <w:t>details</w:t>
      </w:r>
      <w:r w:rsidRPr="00387228">
        <w:rPr>
          <w:rFonts w:ascii="Segoe UI" w:eastAsia="Times New Roman" w:hAnsi="Segoe UI" w:cs="Segoe UI"/>
          <w:color w:val="24292E"/>
          <w:sz w:val="20"/>
          <w:szCs w:val="24"/>
          <w:lang w:val="en-US" w:eastAsia="sk-SK"/>
        </w:rPr>
        <w:t xml:space="preserve"> are to found at </w:t>
      </w:r>
      <w:hyperlink r:id="rId15" w:history="1">
        <w:r w:rsidR="00114C6F" w:rsidRPr="0087234C">
          <w:rPr>
            <w:rStyle w:val="Hyperlink"/>
            <w:rFonts w:ascii="Segoe UI" w:eastAsia="Times New Roman" w:hAnsi="Segoe UI" w:cs="Segoe UI"/>
            <w:sz w:val="20"/>
            <w:szCs w:val="24"/>
            <w:lang w:val="en-US" w:eastAsia="sk-SK"/>
          </w:rPr>
          <w:t>https://github.com/dmlc/xgboost</w:t>
        </w:r>
      </w:hyperlink>
    </w:p>
    <w:p w:rsidR="00114C6F" w:rsidRDefault="00DC1A97"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b/>
          <w:color w:val="24292E"/>
          <w:sz w:val="20"/>
          <w:szCs w:val="24"/>
          <w:lang w:val="en-US" w:eastAsia="sk-SK"/>
        </w:rPr>
        <w:t xml:space="preserve">Support Vector Machine </w:t>
      </w:r>
      <w:r>
        <w:rPr>
          <w:rFonts w:ascii="Segoe UI" w:eastAsia="Times New Roman" w:hAnsi="Segoe UI" w:cs="Segoe UI"/>
          <w:color w:val="24292E"/>
          <w:sz w:val="20"/>
          <w:szCs w:val="24"/>
          <w:lang w:val="en-US" w:eastAsia="sk-SK"/>
        </w:rPr>
        <w:t>supervised learning algorithm is mostly used in classification  problems</w:t>
      </w:r>
      <w:r w:rsidR="00152A5C">
        <w:rPr>
          <w:rFonts w:ascii="Segoe UI" w:eastAsia="Times New Roman" w:hAnsi="Segoe UI" w:cs="Segoe UI"/>
          <w:color w:val="24292E"/>
          <w:sz w:val="20"/>
          <w:szCs w:val="24"/>
          <w:lang w:val="en-US" w:eastAsia="sk-SK"/>
        </w:rPr>
        <w:t xml:space="preserve"> but it also works for regression</w:t>
      </w:r>
      <w:r>
        <w:rPr>
          <w:rFonts w:ascii="Segoe UI" w:eastAsia="Times New Roman" w:hAnsi="Segoe UI" w:cs="Segoe UI"/>
          <w:color w:val="24292E"/>
          <w:sz w:val="20"/>
          <w:szCs w:val="24"/>
          <w:lang w:val="en-US" w:eastAsia="sk-SK"/>
        </w:rPr>
        <w:t>.</w:t>
      </w:r>
      <w:r w:rsidR="00152A5C">
        <w:rPr>
          <w:rFonts w:ascii="Segoe UI" w:eastAsia="Times New Roman" w:hAnsi="Segoe UI" w:cs="Segoe UI"/>
          <w:color w:val="24292E"/>
          <w:sz w:val="20"/>
          <w:szCs w:val="24"/>
          <w:lang w:val="en-US" w:eastAsia="sk-SK"/>
        </w:rPr>
        <w:t xml:space="preserve"> This algorithm takes values  of feature as points in n-dimensional space (where n is number of  features) and tries to find hyper-planes which separate the points best. If the data points are not linearly separable, SVM can use technique called the kernel trick which is able to solve non-linear problem. </w:t>
      </w:r>
    </w:p>
    <w:p w:rsidR="00910E42" w:rsidRPr="00684F40" w:rsidRDefault="00910E42" w:rsidP="00910E42">
      <w:pPr>
        <w:spacing w:after="240" w:line="240" w:lineRule="auto"/>
        <w:rPr>
          <w:rFonts w:ascii="Segoe UI" w:eastAsia="Times New Roman" w:hAnsi="Segoe UI" w:cs="Segoe UI"/>
          <w:b/>
          <w:color w:val="24292E"/>
          <w:sz w:val="20"/>
          <w:szCs w:val="24"/>
          <w:lang w:val="en-US" w:eastAsia="sk-SK"/>
        </w:rPr>
      </w:pPr>
      <w:r w:rsidRPr="00684F40">
        <w:rPr>
          <w:rFonts w:ascii="Segoe UI" w:eastAsia="Times New Roman" w:hAnsi="Segoe UI" w:cs="Segoe UI"/>
          <w:b/>
          <w:color w:val="24292E"/>
          <w:sz w:val="20"/>
          <w:szCs w:val="24"/>
          <w:lang w:val="en-US" w:eastAsia="sk-SK"/>
        </w:rPr>
        <w:t>Neural Networks</w:t>
      </w:r>
    </w:p>
    <w:p w:rsidR="00910E42" w:rsidRDefault="00910E42" w:rsidP="00910E42">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ab/>
        <w:t xml:space="preserve">Neural network is good candidate for the problem solution. It will follow the idea that price of the house is influenced by the features. Some features have large influence on the price some are weaker. Some features have positive influence on the price some negative. This may work like weights </w:t>
      </w:r>
      <w:r>
        <w:rPr>
          <w:rFonts w:ascii="Segoe UI" w:eastAsia="Times New Roman" w:hAnsi="Segoe UI" w:cs="Segoe UI"/>
          <w:color w:val="24292E"/>
          <w:sz w:val="20"/>
          <w:szCs w:val="24"/>
          <w:lang w:val="en-US" w:eastAsia="sk-SK"/>
        </w:rPr>
        <w:lastRenderedPageBreak/>
        <w:t xml:space="preserve">in neural network. The architecture will be simple:  number of input neurons equal to the number of features, next layer with 100 neurons and output layer with one neuron. </w:t>
      </w:r>
    </w:p>
    <w:p w:rsidR="002970D5" w:rsidRDefault="002970D5"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I have in plane to use 5 different algorithms to create a model which is  able to predict price of a house. Anyhow there are o</w:t>
      </w:r>
      <w:r w:rsidR="00114C6F">
        <w:rPr>
          <w:rFonts w:ascii="Segoe UI" w:eastAsia="Times New Roman" w:hAnsi="Segoe UI" w:cs="Segoe UI"/>
          <w:color w:val="24292E"/>
          <w:sz w:val="20"/>
          <w:szCs w:val="24"/>
          <w:lang w:val="en-US" w:eastAsia="sk-SK"/>
        </w:rPr>
        <w:t>ther possible techniques</w:t>
      </w:r>
      <w:r>
        <w:rPr>
          <w:rFonts w:ascii="Segoe UI" w:eastAsia="Times New Roman" w:hAnsi="Segoe UI" w:cs="Segoe UI"/>
          <w:color w:val="24292E"/>
          <w:sz w:val="20"/>
          <w:szCs w:val="24"/>
          <w:lang w:val="en-US" w:eastAsia="sk-SK"/>
        </w:rPr>
        <w:t>. May be one to mention is:</w:t>
      </w:r>
    </w:p>
    <w:p w:rsidR="00114C6F" w:rsidRPr="002970D5" w:rsidRDefault="002970D5" w:rsidP="00D23C14">
      <w:pPr>
        <w:spacing w:after="240" w:line="240" w:lineRule="auto"/>
        <w:rPr>
          <w:rFonts w:ascii="Segoe UI" w:eastAsia="Times New Roman" w:hAnsi="Segoe UI" w:cs="Segoe UI"/>
          <w:b/>
          <w:color w:val="24292E"/>
          <w:sz w:val="20"/>
          <w:szCs w:val="24"/>
          <w:lang w:val="en-US" w:eastAsia="sk-SK"/>
        </w:rPr>
      </w:pPr>
      <w:r w:rsidRPr="002970D5">
        <w:rPr>
          <w:rFonts w:ascii="Segoe UI" w:eastAsia="Times New Roman" w:hAnsi="Segoe UI" w:cs="Segoe UI"/>
          <w:b/>
          <w:color w:val="24292E"/>
          <w:sz w:val="20"/>
          <w:szCs w:val="24"/>
          <w:lang w:val="en-US" w:eastAsia="sk-SK"/>
        </w:rPr>
        <w:t xml:space="preserve"> </w:t>
      </w:r>
      <w:r w:rsidR="00114C6F" w:rsidRPr="002970D5">
        <w:rPr>
          <w:rFonts w:ascii="Segoe UI" w:eastAsia="Times New Roman" w:hAnsi="Segoe UI" w:cs="Segoe UI"/>
          <w:b/>
          <w:color w:val="24292E"/>
          <w:sz w:val="20"/>
          <w:szCs w:val="24"/>
          <w:lang w:val="en-US" w:eastAsia="sk-SK"/>
        </w:rPr>
        <w:t>Logistic Regression</w:t>
      </w:r>
    </w:p>
    <w:p w:rsidR="00114C6F" w:rsidRPr="00114C6F" w:rsidRDefault="00114C6F" w:rsidP="00047284">
      <w:pPr>
        <w:spacing w:after="240" w:line="240" w:lineRule="auto"/>
        <w:ind w:left="36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Strengths:</w:t>
      </w:r>
    </w:p>
    <w:p w:rsidR="00114C6F" w:rsidRPr="00114C6F" w:rsidRDefault="00114C6F" w:rsidP="00047284">
      <w:pPr>
        <w:pStyle w:val="ListParagraph"/>
        <w:numPr>
          <w:ilvl w:val="0"/>
          <w:numId w:val="44"/>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Agnostic to correlations</w:t>
      </w:r>
    </w:p>
    <w:p w:rsidR="00114C6F" w:rsidRPr="00114C6F" w:rsidRDefault="00114C6F" w:rsidP="00047284">
      <w:pPr>
        <w:pStyle w:val="ListParagraph"/>
        <w:numPr>
          <w:ilvl w:val="0"/>
          <w:numId w:val="44"/>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Fast and works well with small number of features</w:t>
      </w:r>
    </w:p>
    <w:p w:rsidR="00114C6F" w:rsidRPr="00114C6F" w:rsidRDefault="00114C6F" w:rsidP="00047284">
      <w:pPr>
        <w:pStyle w:val="ListParagraph"/>
        <w:numPr>
          <w:ilvl w:val="0"/>
          <w:numId w:val="44"/>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Provides class probability</w:t>
      </w:r>
    </w:p>
    <w:p w:rsidR="00114C6F" w:rsidRPr="00114C6F" w:rsidRDefault="00114C6F" w:rsidP="00047284">
      <w:pPr>
        <w:spacing w:after="240" w:line="240" w:lineRule="auto"/>
        <w:ind w:left="36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Weaknesses:</w:t>
      </w:r>
    </w:p>
    <w:p w:rsidR="00114C6F" w:rsidRPr="00114C6F" w:rsidRDefault="00114C6F" w:rsidP="00047284">
      <w:pPr>
        <w:pStyle w:val="ListParagraph"/>
        <w:numPr>
          <w:ilvl w:val="0"/>
          <w:numId w:val="45"/>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Presumes a linear relationship between the features and the log-odds of the response</w:t>
      </w:r>
    </w:p>
    <w:p w:rsidR="00114C6F" w:rsidRPr="00114C6F" w:rsidRDefault="00114C6F" w:rsidP="00047284">
      <w:pPr>
        <w:pStyle w:val="ListParagraph"/>
        <w:numPr>
          <w:ilvl w:val="0"/>
          <w:numId w:val="45"/>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Does not perform well with many features</w:t>
      </w:r>
    </w:p>
    <w:p w:rsidR="00114C6F" w:rsidRPr="00114C6F" w:rsidRDefault="00114C6F" w:rsidP="00047284">
      <w:pPr>
        <w:pStyle w:val="ListParagraph"/>
        <w:numPr>
          <w:ilvl w:val="0"/>
          <w:numId w:val="45"/>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No more than two classes</w:t>
      </w:r>
    </w:p>
    <w:p w:rsidR="00114C6F" w:rsidRPr="00114C6F" w:rsidRDefault="00114C6F" w:rsidP="00047284">
      <w:pPr>
        <w:pStyle w:val="ListParagraph"/>
        <w:numPr>
          <w:ilvl w:val="0"/>
          <w:numId w:val="45"/>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non-linear class separations are not well handled</w:t>
      </w:r>
    </w:p>
    <w:p w:rsidR="007D6EF3"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Benchmark</w:t>
      </w:r>
    </w:p>
    <w:p w:rsidR="00A93DC7" w:rsidRPr="00387228" w:rsidRDefault="00F065E9"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w:t>
      </w:r>
      <w:r w:rsidR="007D6EF3" w:rsidRPr="00387228">
        <w:rPr>
          <w:rFonts w:ascii="Segoe UI" w:eastAsia="Times New Roman" w:hAnsi="Segoe UI" w:cs="Segoe UI"/>
          <w:color w:val="24292E"/>
          <w:sz w:val="20"/>
          <w:szCs w:val="24"/>
          <w:lang w:val="en-US" w:eastAsia="sk-SK"/>
        </w:rPr>
        <w:t xml:space="preserve">property price strongly correlates with square footage, the simple model  will be linear regression of square footage with respect to sale price. </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Prediction of linear regression of ‘SalePrice’ with respect to ‘GrLivArea’ (above ground living area square feet) deliver following results:</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 56034.3039</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of logarithms : 0.2756</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R2 score           : 0.502149</w:t>
      </w:r>
    </w:p>
    <w:p w:rsidR="00A93DC7" w:rsidRPr="00387228" w:rsidRDefault="00A93DC7" w:rsidP="00D23C14">
      <w:pPr>
        <w:spacing w:after="240" w:line="240" w:lineRule="auto"/>
        <w:rPr>
          <w:rFonts w:ascii="Segoe UI" w:eastAsia="Times New Roman" w:hAnsi="Segoe UI" w:cs="Segoe UI"/>
          <w:color w:val="24292E"/>
          <w:sz w:val="20"/>
          <w:szCs w:val="24"/>
          <w:lang w:val="en-US" w:eastAsia="sk-SK"/>
        </w:rPr>
      </w:pPr>
    </w:p>
    <w:p w:rsidR="00A93DC7" w:rsidRPr="00387228" w:rsidRDefault="00A93DC7"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Summing square footage of overall basement area with first and second floor creates new feature ‚TotalSF‘.</w:t>
      </w:r>
      <w:r w:rsidR="00CA6FA6">
        <w:rPr>
          <w:rFonts w:ascii="Segoe UI" w:eastAsia="Times New Roman" w:hAnsi="Segoe UI" w:cs="Segoe UI"/>
          <w:color w:val="24292E"/>
          <w:sz w:val="20"/>
          <w:szCs w:val="24"/>
          <w:lang w:val="en-US" w:eastAsia="sk-SK"/>
        </w:rPr>
        <w:t xml:space="preserve"> ‘TotalSF’ is a sum of basement, 1</w:t>
      </w:r>
      <w:r w:rsidR="00CA6FA6" w:rsidRPr="00CA6FA6">
        <w:rPr>
          <w:rFonts w:ascii="Segoe UI" w:eastAsia="Times New Roman" w:hAnsi="Segoe UI" w:cs="Segoe UI"/>
          <w:color w:val="24292E"/>
          <w:sz w:val="20"/>
          <w:szCs w:val="24"/>
          <w:vertAlign w:val="superscript"/>
          <w:lang w:val="en-US" w:eastAsia="sk-SK"/>
        </w:rPr>
        <w:t>st</w:t>
      </w:r>
      <w:r w:rsidR="00CA6FA6">
        <w:rPr>
          <w:rFonts w:ascii="Segoe UI" w:eastAsia="Times New Roman" w:hAnsi="Segoe UI" w:cs="Segoe UI"/>
          <w:color w:val="24292E"/>
          <w:sz w:val="20"/>
          <w:szCs w:val="24"/>
          <w:lang w:val="en-US" w:eastAsia="sk-SK"/>
        </w:rPr>
        <w:t xml:space="preserve"> floor, and 2</w:t>
      </w:r>
      <w:r w:rsidR="00CA6FA6" w:rsidRPr="00CA6FA6">
        <w:rPr>
          <w:rFonts w:ascii="Segoe UI" w:eastAsia="Times New Roman" w:hAnsi="Segoe UI" w:cs="Segoe UI"/>
          <w:color w:val="24292E"/>
          <w:sz w:val="20"/>
          <w:szCs w:val="24"/>
          <w:vertAlign w:val="superscript"/>
          <w:lang w:val="en-US" w:eastAsia="sk-SK"/>
        </w:rPr>
        <w:t>nd</w:t>
      </w:r>
      <w:r w:rsidR="00CA6FA6">
        <w:rPr>
          <w:rFonts w:ascii="Segoe UI" w:eastAsia="Times New Roman" w:hAnsi="Segoe UI" w:cs="Segoe UI"/>
          <w:color w:val="24292E"/>
          <w:sz w:val="20"/>
          <w:szCs w:val="24"/>
          <w:lang w:val="en-US" w:eastAsia="sk-SK"/>
        </w:rPr>
        <w:t xml:space="preserve"> floor square footage. </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Prediction of linear regression of ‘SalePrice’ with respect to ‘TotalSF‘ deliver even better results:</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 49471.9159</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of logarithms : 0.2406</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Courier New" w:eastAsia="Times New Roman" w:hAnsi="Courier New" w:cs="Courier New"/>
          <w:color w:val="000000"/>
          <w:sz w:val="14"/>
          <w:szCs w:val="18"/>
          <w:lang w:val="en-US" w:eastAsia="sk-SK"/>
        </w:rPr>
        <w:t>R2 score           : 0.611931</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III. Methodology</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 Preprocessing</w:t>
      </w:r>
    </w:p>
    <w:p w:rsidR="001F1652" w:rsidRPr="00387228" w:rsidRDefault="001F1652" w:rsidP="00943E8B">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Basic preprocessing</w:t>
      </w:r>
    </w:p>
    <w:p w:rsidR="00994A6C" w:rsidRPr="00387228" w:rsidRDefault="002970D5" w:rsidP="00943E8B">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Data from Ka</w:t>
      </w:r>
      <w:r w:rsidR="001F1652" w:rsidRPr="00387228">
        <w:rPr>
          <w:rFonts w:ascii="Segoe UI" w:eastAsia="Times New Roman" w:hAnsi="Segoe UI" w:cs="Segoe UI"/>
          <w:color w:val="24292E"/>
          <w:sz w:val="20"/>
          <w:szCs w:val="24"/>
          <w:lang w:val="en-US" w:eastAsia="sk-SK"/>
        </w:rPr>
        <w:t>ggle’s come in two sets. O</w:t>
      </w:r>
      <w:r w:rsidR="00994A6C" w:rsidRPr="00387228">
        <w:rPr>
          <w:rFonts w:ascii="Segoe UI" w:eastAsia="Times New Roman" w:hAnsi="Segoe UI" w:cs="Segoe UI"/>
          <w:color w:val="24292E"/>
          <w:sz w:val="20"/>
          <w:szCs w:val="24"/>
          <w:lang w:val="en-US" w:eastAsia="sk-SK"/>
        </w:rPr>
        <w:t>ne part are data</w:t>
      </w:r>
      <w:r w:rsidR="001F1652" w:rsidRPr="00387228">
        <w:rPr>
          <w:rFonts w:ascii="Segoe UI" w:eastAsia="Times New Roman" w:hAnsi="Segoe UI" w:cs="Segoe UI"/>
          <w:color w:val="24292E"/>
          <w:sz w:val="20"/>
          <w:szCs w:val="24"/>
          <w:lang w:val="en-US" w:eastAsia="sk-SK"/>
        </w:rPr>
        <w:t xml:space="preserve"> </w:t>
      </w:r>
      <w:r w:rsidR="00994A6C" w:rsidRPr="00387228">
        <w:rPr>
          <w:rFonts w:ascii="Segoe UI" w:eastAsia="Times New Roman" w:hAnsi="Segoe UI" w:cs="Segoe UI"/>
          <w:color w:val="24292E"/>
          <w:sz w:val="20"/>
          <w:szCs w:val="24"/>
          <w:lang w:val="en-US" w:eastAsia="sk-SK"/>
        </w:rPr>
        <w:t xml:space="preserve">to be used </w:t>
      </w:r>
      <w:r w:rsidR="001F1652" w:rsidRPr="00387228">
        <w:rPr>
          <w:rFonts w:ascii="Segoe UI" w:eastAsia="Times New Roman" w:hAnsi="Segoe UI" w:cs="Segoe UI"/>
          <w:color w:val="24292E"/>
          <w:sz w:val="20"/>
          <w:szCs w:val="24"/>
          <w:lang w:val="en-US" w:eastAsia="sk-SK"/>
        </w:rPr>
        <w:t xml:space="preserve">for training and the second part are </w:t>
      </w:r>
      <w:r w:rsidR="00994A6C" w:rsidRPr="00387228">
        <w:rPr>
          <w:rFonts w:ascii="Segoe UI" w:eastAsia="Times New Roman" w:hAnsi="Segoe UI" w:cs="Segoe UI"/>
          <w:color w:val="24292E"/>
          <w:sz w:val="20"/>
          <w:szCs w:val="24"/>
          <w:lang w:val="en-US" w:eastAsia="sk-SK"/>
        </w:rPr>
        <w:t xml:space="preserve">the test </w:t>
      </w:r>
      <w:r w:rsidR="001F1652" w:rsidRPr="00387228">
        <w:rPr>
          <w:rFonts w:ascii="Segoe UI" w:eastAsia="Times New Roman" w:hAnsi="Segoe UI" w:cs="Segoe UI"/>
          <w:color w:val="24292E"/>
          <w:sz w:val="20"/>
          <w:szCs w:val="24"/>
          <w:lang w:val="en-US" w:eastAsia="sk-SK"/>
        </w:rPr>
        <w:t>data to be used for prediction</w:t>
      </w:r>
      <w:r w:rsidR="00994A6C" w:rsidRPr="00387228">
        <w:rPr>
          <w:rFonts w:ascii="Segoe UI" w:eastAsia="Times New Roman" w:hAnsi="Segoe UI" w:cs="Segoe UI"/>
          <w:color w:val="24292E"/>
          <w:sz w:val="20"/>
          <w:szCs w:val="24"/>
          <w:lang w:val="en-US" w:eastAsia="sk-SK"/>
        </w:rPr>
        <w:t xml:space="preserve"> and is to be submitted to Kaggle competition.</w:t>
      </w:r>
    </w:p>
    <w:p w:rsidR="00994A6C" w:rsidRPr="00387228" w:rsidRDefault="00994A6C" w:rsidP="00943E8B">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Both sets </w:t>
      </w:r>
      <w:r w:rsidR="002970D5" w:rsidRPr="00387228">
        <w:rPr>
          <w:rFonts w:ascii="Segoe UI" w:eastAsia="Times New Roman" w:hAnsi="Segoe UI" w:cs="Segoe UI"/>
          <w:color w:val="24292E"/>
          <w:sz w:val="20"/>
          <w:szCs w:val="24"/>
          <w:lang w:val="en-US" w:eastAsia="sk-SK"/>
        </w:rPr>
        <w:t>consist</w:t>
      </w:r>
      <w:r w:rsidRPr="00387228">
        <w:rPr>
          <w:rFonts w:ascii="Segoe UI" w:eastAsia="Times New Roman" w:hAnsi="Segoe UI" w:cs="Segoe UI"/>
          <w:color w:val="24292E"/>
          <w:sz w:val="20"/>
          <w:szCs w:val="24"/>
          <w:lang w:val="en-US" w:eastAsia="sk-SK"/>
        </w:rPr>
        <w:t xml:space="preserve"> of ‘Id’ column, which is only sequence number and doesn’t hold any information about the house.</w:t>
      </w:r>
    </w:p>
    <w:p w:rsidR="00994A6C" w:rsidRPr="00CA6FA6" w:rsidRDefault="00CA6FA6" w:rsidP="00CA6FA6">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lastRenderedPageBreak/>
        <w:t>Basic preprocessing will include</w:t>
      </w:r>
    </w:p>
    <w:p w:rsidR="00994A6C" w:rsidRPr="00387228" w:rsidRDefault="00CA6FA6"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separation of</w:t>
      </w:r>
      <w:r w:rsidR="001F1652" w:rsidRPr="00387228">
        <w:rPr>
          <w:rFonts w:ascii="Segoe UI" w:eastAsia="Times New Roman" w:hAnsi="Segoe UI" w:cs="Segoe UI"/>
          <w:color w:val="24292E"/>
          <w:sz w:val="20"/>
          <w:szCs w:val="24"/>
          <w:lang w:val="en-US" w:eastAsia="sk-SK"/>
        </w:rPr>
        <w:t xml:space="preserve"> ‘SalePrice’</w:t>
      </w:r>
      <w:r>
        <w:rPr>
          <w:rFonts w:ascii="Segoe UI" w:eastAsia="Times New Roman" w:hAnsi="Segoe UI" w:cs="Segoe UI"/>
          <w:color w:val="24292E"/>
          <w:sz w:val="20"/>
          <w:szCs w:val="24"/>
          <w:lang w:val="en-US" w:eastAsia="sk-SK"/>
        </w:rPr>
        <w:t xml:space="preserve"> </w:t>
      </w:r>
    </w:p>
    <w:p w:rsidR="001F1652" w:rsidRPr="00387228" w:rsidRDefault="00994A6C"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drop</w:t>
      </w:r>
      <w:r w:rsidR="002970D5">
        <w:rPr>
          <w:rFonts w:ascii="Segoe UI" w:eastAsia="Times New Roman" w:hAnsi="Segoe UI" w:cs="Segoe UI"/>
          <w:color w:val="24292E"/>
          <w:sz w:val="20"/>
          <w:szCs w:val="24"/>
          <w:lang w:val="en-US" w:eastAsia="sk-SK"/>
        </w:rPr>
        <w:t>p</w:t>
      </w:r>
      <w:r w:rsidR="00CA6FA6">
        <w:rPr>
          <w:rFonts w:ascii="Segoe UI" w:eastAsia="Times New Roman" w:hAnsi="Segoe UI" w:cs="Segoe UI"/>
          <w:color w:val="24292E"/>
          <w:sz w:val="20"/>
          <w:szCs w:val="24"/>
          <w:lang w:val="en-US" w:eastAsia="sk-SK"/>
        </w:rPr>
        <w:t>ing</w:t>
      </w:r>
      <w:r w:rsidRPr="00387228">
        <w:rPr>
          <w:rFonts w:ascii="Segoe UI" w:eastAsia="Times New Roman" w:hAnsi="Segoe UI" w:cs="Segoe UI"/>
          <w:color w:val="24292E"/>
          <w:sz w:val="20"/>
          <w:szCs w:val="24"/>
          <w:lang w:val="en-US" w:eastAsia="sk-SK"/>
        </w:rPr>
        <w:t xml:space="preserve"> </w:t>
      </w:r>
      <w:r w:rsidR="00CA6FA6">
        <w:rPr>
          <w:rFonts w:ascii="Segoe UI" w:eastAsia="Times New Roman" w:hAnsi="Segoe UI" w:cs="Segoe UI"/>
          <w:color w:val="24292E"/>
          <w:sz w:val="20"/>
          <w:szCs w:val="24"/>
          <w:lang w:val="en-US" w:eastAsia="sk-SK"/>
        </w:rPr>
        <w:t xml:space="preserve">of </w:t>
      </w:r>
      <w:r w:rsidRPr="00387228">
        <w:rPr>
          <w:rFonts w:ascii="Segoe UI" w:eastAsia="Times New Roman" w:hAnsi="Segoe UI" w:cs="Segoe UI"/>
          <w:color w:val="24292E"/>
          <w:sz w:val="20"/>
          <w:szCs w:val="24"/>
          <w:lang w:val="en-US" w:eastAsia="sk-SK"/>
        </w:rPr>
        <w:t>the ‘Id’ c</w:t>
      </w:r>
      <w:r w:rsidR="00CA6FA6">
        <w:rPr>
          <w:rFonts w:ascii="Segoe UI" w:eastAsia="Times New Roman" w:hAnsi="Segoe UI" w:cs="Segoe UI"/>
          <w:color w:val="24292E"/>
          <w:sz w:val="20"/>
          <w:szCs w:val="24"/>
          <w:lang w:val="en-US" w:eastAsia="sk-SK"/>
        </w:rPr>
        <w:t>olumn</w:t>
      </w:r>
    </w:p>
    <w:p w:rsidR="00994A6C" w:rsidRPr="00387228" w:rsidRDefault="00994A6C"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join</w:t>
      </w:r>
      <w:r w:rsidR="00CA6FA6">
        <w:rPr>
          <w:rFonts w:ascii="Segoe UI" w:eastAsia="Times New Roman" w:hAnsi="Segoe UI" w:cs="Segoe UI"/>
          <w:color w:val="24292E"/>
          <w:sz w:val="20"/>
          <w:szCs w:val="24"/>
          <w:lang w:val="en-US" w:eastAsia="sk-SK"/>
        </w:rPr>
        <w:t>ing of</w:t>
      </w:r>
      <w:r w:rsidRPr="00387228">
        <w:rPr>
          <w:rFonts w:ascii="Segoe UI" w:eastAsia="Times New Roman" w:hAnsi="Segoe UI" w:cs="Segoe UI"/>
          <w:color w:val="24292E"/>
          <w:sz w:val="20"/>
          <w:szCs w:val="24"/>
          <w:lang w:val="en-US" w:eastAsia="sk-SK"/>
        </w:rPr>
        <w:t xml:space="preserve"> the training and testing sets together</w:t>
      </w:r>
    </w:p>
    <w:p w:rsidR="00943E8B" w:rsidRPr="00387228" w:rsidRDefault="00943E8B" w:rsidP="00943E8B">
      <w:pPr>
        <w:pStyle w:val="ListParagraph"/>
        <w:spacing w:after="240" w:line="240" w:lineRule="auto"/>
        <w:ind w:left="1068"/>
        <w:rPr>
          <w:rFonts w:ascii="Segoe UI" w:eastAsia="Times New Roman" w:hAnsi="Segoe UI" w:cs="Segoe UI"/>
          <w:color w:val="24292E"/>
          <w:sz w:val="20"/>
          <w:szCs w:val="24"/>
          <w:lang w:val="en-US" w:eastAsia="sk-SK"/>
        </w:rPr>
      </w:pPr>
    </w:p>
    <w:p w:rsidR="00BF21C2" w:rsidRPr="00387228" w:rsidRDefault="00BF21C2" w:rsidP="00BF21C2">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Missing Data</w:t>
      </w:r>
    </w:p>
    <w:p w:rsidR="00994A6C" w:rsidRPr="00387228" w:rsidRDefault="00CA6FA6" w:rsidP="00BF21C2">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Missing data will be</w:t>
      </w:r>
      <w:r w:rsidR="00943E8B" w:rsidRPr="00387228">
        <w:rPr>
          <w:rFonts w:ascii="Segoe UI" w:eastAsia="Times New Roman" w:hAnsi="Segoe UI" w:cs="Segoe UI"/>
          <w:color w:val="24292E"/>
          <w:sz w:val="20"/>
          <w:szCs w:val="24"/>
          <w:lang w:val="en-US" w:eastAsia="sk-SK"/>
        </w:rPr>
        <w:t xml:space="preserve"> </w:t>
      </w:r>
      <w:r w:rsidR="00994A6C" w:rsidRPr="00387228">
        <w:rPr>
          <w:rFonts w:ascii="Segoe UI" w:eastAsia="Times New Roman" w:hAnsi="Segoe UI" w:cs="Segoe UI"/>
          <w:color w:val="24292E"/>
          <w:sz w:val="20"/>
          <w:szCs w:val="24"/>
          <w:lang w:val="en-US" w:eastAsia="sk-SK"/>
        </w:rPr>
        <w:t>proceed following way:</w:t>
      </w:r>
    </w:p>
    <w:p w:rsidR="00994A6C" w:rsidRPr="00387228" w:rsidRDefault="00994A6C"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numeric data – if missing, imputed by zero</w:t>
      </w:r>
    </w:p>
    <w:p w:rsidR="00994A6C" w:rsidRPr="00387228" w:rsidRDefault="00994A6C"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categorical data – if missing, imputed by ‘None’</w:t>
      </w:r>
    </w:p>
    <w:p w:rsidR="00943E8B" w:rsidRPr="00387228" w:rsidRDefault="00943E8B"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features</w:t>
      </w:r>
      <w:r w:rsidR="00994A6C"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'Electrical', 'Functional', 'KitchenQual', 'MSZoning', 'Exterior1st', 'Exterior2nd' and 'SaleType' were imputed by most frequent values in the data set</w:t>
      </w:r>
    </w:p>
    <w:p w:rsidR="00943E8B" w:rsidRPr="00387228" w:rsidRDefault="00943E8B" w:rsidP="00943E8B">
      <w:pPr>
        <w:pStyle w:val="ListParagraph"/>
        <w:ind w:left="1068"/>
        <w:rPr>
          <w:rFonts w:ascii="Segoe UI" w:eastAsia="Times New Roman" w:hAnsi="Segoe UI" w:cs="Segoe UI"/>
          <w:color w:val="24292E"/>
          <w:sz w:val="20"/>
          <w:szCs w:val="24"/>
          <w:lang w:val="en-US" w:eastAsia="sk-SK"/>
        </w:rPr>
      </w:pPr>
    </w:p>
    <w:p w:rsidR="00943E8B" w:rsidRPr="00387228" w:rsidRDefault="00584B71" w:rsidP="00987FA8">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Removing Outliers</w:t>
      </w:r>
    </w:p>
    <w:p w:rsidR="00154FD9" w:rsidRDefault="00CA6FA6" w:rsidP="00943E8B">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I will use simple rule</w:t>
      </w:r>
      <w:r w:rsidR="00880372">
        <w:rPr>
          <w:rFonts w:ascii="Segoe UI" w:eastAsia="Times New Roman" w:hAnsi="Segoe UI" w:cs="Segoe UI"/>
          <w:color w:val="24292E"/>
          <w:sz w:val="20"/>
          <w:szCs w:val="24"/>
          <w:lang w:val="en-US" w:eastAsia="sk-SK"/>
        </w:rPr>
        <w:t xml:space="preserve"> for an elimination of </w:t>
      </w:r>
      <w:r>
        <w:rPr>
          <w:rFonts w:ascii="Segoe UI" w:eastAsia="Times New Roman" w:hAnsi="Segoe UI" w:cs="Segoe UI"/>
          <w:color w:val="24292E"/>
          <w:sz w:val="20"/>
          <w:szCs w:val="24"/>
          <w:lang w:val="en-US" w:eastAsia="sk-SK"/>
        </w:rPr>
        <w:t>outliers</w:t>
      </w:r>
      <w:r w:rsidR="00943E8B" w:rsidRPr="00387228">
        <w:rPr>
          <w:rFonts w:ascii="Segoe UI" w:eastAsia="Times New Roman" w:hAnsi="Segoe UI" w:cs="Segoe UI"/>
          <w:color w:val="24292E"/>
          <w:sz w:val="20"/>
          <w:szCs w:val="24"/>
          <w:lang w:val="en-US" w:eastAsia="sk-SK"/>
        </w:rPr>
        <w:t xml:space="preserve"> </w:t>
      </w:r>
    </w:p>
    <w:p w:rsidR="00154FD9" w:rsidRDefault="00943E8B" w:rsidP="00154FD9">
      <w:pPr>
        <w:ind w:firstLine="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'GrLivArea'</w:t>
      </w:r>
      <w:r w:rsidR="00987FA8"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&gt;</w:t>
      </w:r>
      <w:r w:rsidR="00987FA8"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4000</w:t>
      </w:r>
      <w:r w:rsidR="00987FA8" w:rsidRPr="00387228">
        <w:rPr>
          <w:rFonts w:ascii="Segoe UI" w:eastAsia="Times New Roman" w:hAnsi="Segoe UI" w:cs="Segoe UI"/>
          <w:color w:val="24292E"/>
          <w:sz w:val="20"/>
          <w:szCs w:val="24"/>
          <w:lang w:val="en-US" w:eastAsia="sk-SK"/>
        </w:rPr>
        <w:t xml:space="preserve"> SF </w:t>
      </w:r>
    </w:p>
    <w:p w:rsidR="00154FD9" w:rsidRDefault="00987FA8" w:rsidP="00154FD9">
      <w:pPr>
        <w:ind w:left="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and</w:t>
      </w:r>
      <w:r w:rsidR="00943E8B" w:rsidRPr="00387228">
        <w:rPr>
          <w:rFonts w:ascii="Segoe UI" w:eastAsia="Times New Roman" w:hAnsi="Segoe UI" w:cs="Segoe UI"/>
          <w:color w:val="24292E"/>
          <w:sz w:val="20"/>
          <w:szCs w:val="24"/>
          <w:lang w:val="en-US" w:eastAsia="sk-SK"/>
        </w:rPr>
        <w:t xml:space="preserve"> </w:t>
      </w:r>
    </w:p>
    <w:p w:rsidR="00943E8B" w:rsidRPr="00A447C9" w:rsidRDefault="00943E8B" w:rsidP="00154FD9">
      <w:pPr>
        <w:ind w:firstLine="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'SalePrice'</w:t>
      </w:r>
      <w:r w:rsidR="00987FA8" w:rsidRPr="00387228">
        <w:rPr>
          <w:rFonts w:ascii="Segoe UI" w:eastAsia="Times New Roman" w:hAnsi="Segoe UI" w:cs="Segoe UI"/>
          <w:color w:val="24292E"/>
          <w:sz w:val="20"/>
          <w:szCs w:val="24"/>
          <w:lang w:val="en-US" w:eastAsia="sk-SK"/>
        </w:rPr>
        <w:t xml:space="preserve"> &lt;300000</w:t>
      </w:r>
    </w:p>
    <w:p w:rsidR="00BF21C2" w:rsidRPr="00387228" w:rsidRDefault="00BF21C2" w:rsidP="00584B7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Processing categorical data</w:t>
      </w:r>
    </w:p>
    <w:p w:rsidR="00CA6FA6" w:rsidRPr="005D7D3A" w:rsidRDefault="00CA6FA6" w:rsidP="005D7D3A">
      <w:pPr>
        <w:rPr>
          <w:rFonts w:ascii="Segoe UI" w:eastAsia="Times New Roman" w:hAnsi="Segoe UI" w:cs="Segoe UI"/>
          <w:color w:val="24292E"/>
          <w:sz w:val="20"/>
          <w:szCs w:val="24"/>
          <w:lang w:val="en-US" w:eastAsia="sk-SK"/>
        </w:rPr>
      </w:pPr>
      <w:r w:rsidRPr="005D7D3A">
        <w:rPr>
          <w:rFonts w:ascii="Segoe UI" w:eastAsia="Times New Roman" w:hAnsi="Segoe UI" w:cs="Segoe UI"/>
          <w:color w:val="24292E"/>
          <w:sz w:val="20"/>
          <w:szCs w:val="24"/>
          <w:lang w:val="en-US" w:eastAsia="sk-SK"/>
        </w:rPr>
        <w:t>It will be necessary to transform categorical values to numbers. I will use label encoders and one hot e</w:t>
      </w:r>
      <w:r w:rsidR="005D7D3A" w:rsidRPr="005D7D3A">
        <w:rPr>
          <w:rFonts w:ascii="Segoe UI" w:eastAsia="Times New Roman" w:hAnsi="Segoe UI" w:cs="Segoe UI"/>
          <w:color w:val="24292E"/>
          <w:sz w:val="20"/>
          <w:szCs w:val="24"/>
          <w:lang w:val="en-US" w:eastAsia="sk-SK"/>
        </w:rPr>
        <w:t>n</w:t>
      </w:r>
      <w:r w:rsidRPr="005D7D3A">
        <w:rPr>
          <w:rFonts w:ascii="Segoe UI" w:eastAsia="Times New Roman" w:hAnsi="Segoe UI" w:cs="Segoe UI"/>
          <w:color w:val="24292E"/>
          <w:sz w:val="20"/>
          <w:szCs w:val="24"/>
          <w:lang w:val="en-US" w:eastAsia="sk-SK"/>
        </w:rPr>
        <w:t>coding.</w:t>
      </w:r>
    </w:p>
    <w:p w:rsidR="00BF21C2" w:rsidRPr="00387228" w:rsidRDefault="00BF21C2" w:rsidP="00584B7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Dealing with skewness</w:t>
      </w:r>
    </w:p>
    <w:p w:rsidR="00387228" w:rsidRPr="005D7D3A" w:rsidRDefault="00CA6FA6" w:rsidP="005D7D3A">
      <w:pPr>
        <w:rPr>
          <w:rFonts w:ascii="Segoe UI" w:eastAsia="Times New Roman" w:hAnsi="Segoe UI" w:cs="Segoe UI"/>
          <w:color w:val="24292E"/>
          <w:sz w:val="20"/>
          <w:szCs w:val="24"/>
          <w:lang w:val="en-US" w:eastAsia="sk-SK"/>
        </w:rPr>
      </w:pPr>
      <w:r w:rsidRPr="005D7D3A">
        <w:rPr>
          <w:rFonts w:ascii="Segoe UI" w:eastAsia="Times New Roman" w:hAnsi="Segoe UI" w:cs="Segoe UI"/>
          <w:color w:val="24292E"/>
          <w:sz w:val="20"/>
          <w:szCs w:val="24"/>
          <w:lang w:val="en-US" w:eastAsia="sk-SK"/>
        </w:rPr>
        <w:t xml:space="preserve">Investigating of data shows number of features with skewed distribution. </w:t>
      </w:r>
    </w:p>
    <w:p w:rsidR="00BF21C2" w:rsidRDefault="00BF21C2" w:rsidP="00BF21C2">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Implementation</w:t>
      </w:r>
    </w:p>
    <w:p w:rsidR="002970D5" w:rsidRDefault="002970D5" w:rsidP="00BF21C2">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For the </w:t>
      </w:r>
      <w:r w:rsidR="000C1328">
        <w:rPr>
          <w:rFonts w:ascii="Segoe UI" w:eastAsia="Times New Roman" w:hAnsi="Segoe UI" w:cs="Segoe UI"/>
          <w:bCs/>
          <w:color w:val="24292E"/>
          <w:sz w:val="20"/>
          <w:szCs w:val="20"/>
          <w:lang w:val="en-US" w:eastAsia="sk-SK"/>
        </w:rPr>
        <w:t>implementation,</w:t>
      </w:r>
      <w:r>
        <w:rPr>
          <w:rFonts w:ascii="Segoe UI" w:eastAsia="Times New Roman" w:hAnsi="Segoe UI" w:cs="Segoe UI"/>
          <w:bCs/>
          <w:color w:val="24292E"/>
          <w:sz w:val="20"/>
          <w:szCs w:val="20"/>
          <w:lang w:val="en-US" w:eastAsia="sk-SK"/>
        </w:rPr>
        <w:t xml:space="preserve"> I used jupyter notebooks. Notebooks are excellent in mixing text-code-graph but (at current version) are not very practical if the document grew large and solution is not only sequential. Therefore, I created more notebooks:</w:t>
      </w:r>
    </w:p>
    <w:p w:rsidR="002970D5" w:rsidRDefault="002970D5" w:rsidP="002970D5">
      <w:pPr>
        <w:spacing w:before="360" w:after="240" w:line="240" w:lineRule="auto"/>
        <w:outlineLvl w:val="2"/>
        <w:rPr>
          <w:rFonts w:ascii="Segoe UI" w:eastAsia="Times New Roman" w:hAnsi="Segoe UI" w:cs="Segoe UI"/>
          <w:bCs/>
          <w:color w:val="24292E"/>
          <w:sz w:val="20"/>
          <w:szCs w:val="20"/>
          <w:lang w:val="en-US" w:eastAsia="sk-SK"/>
        </w:rPr>
      </w:pPr>
      <w:r w:rsidRPr="002970D5">
        <w:rPr>
          <w:rFonts w:ascii="Segoe UI" w:eastAsia="Times New Roman" w:hAnsi="Segoe UI" w:cs="Segoe UI"/>
          <w:b/>
          <w:bCs/>
          <w:color w:val="24292E"/>
          <w:sz w:val="20"/>
          <w:szCs w:val="20"/>
          <w:lang w:val="en-US" w:eastAsia="sk-SK"/>
        </w:rPr>
        <w:t>data_analysis.ipynb</w:t>
      </w:r>
      <w:r>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br/>
        <w:t>primary for data analysis</w:t>
      </w:r>
    </w:p>
    <w:p w:rsidR="002970D5" w:rsidRDefault="002970D5" w:rsidP="002970D5">
      <w:pPr>
        <w:spacing w:before="360" w:after="240" w:line="240" w:lineRule="auto"/>
        <w:outlineLvl w:val="2"/>
        <w:rPr>
          <w:rFonts w:ascii="Segoe UI" w:eastAsia="Times New Roman" w:hAnsi="Segoe UI" w:cs="Segoe UI"/>
          <w:bCs/>
          <w:color w:val="24292E"/>
          <w:sz w:val="20"/>
          <w:szCs w:val="20"/>
          <w:lang w:val="en-US" w:eastAsia="sk-SK"/>
        </w:rPr>
      </w:pPr>
      <w:r w:rsidRPr="002970D5">
        <w:rPr>
          <w:rFonts w:ascii="Segoe UI" w:eastAsia="Times New Roman" w:hAnsi="Segoe UI" w:cs="Segoe UI"/>
          <w:b/>
          <w:bCs/>
          <w:color w:val="24292E"/>
          <w:sz w:val="20"/>
          <w:szCs w:val="20"/>
          <w:lang w:val="en-US" w:eastAsia="sk-SK"/>
        </w:rPr>
        <w:t>model_tuning.ipynb</w:t>
      </w:r>
      <w:r>
        <w:rPr>
          <w:rFonts w:ascii="Segoe UI" w:eastAsia="Times New Roman" w:hAnsi="Segoe UI" w:cs="Segoe UI"/>
          <w:bCs/>
          <w:color w:val="24292E"/>
          <w:sz w:val="20"/>
          <w:szCs w:val="20"/>
          <w:lang w:val="en-US" w:eastAsia="sk-SK"/>
        </w:rPr>
        <w:br/>
      </w:r>
      <w:r w:rsidR="000C1328">
        <w:rPr>
          <w:rFonts w:ascii="Segoe UI" w:eastAsia="Times New Roman" w:hAnsi="Segoe UI" w:cs="Segoe UI"/>
          <w:bCs/>
          <w:color w:val="24292E"/>
          <w:sz w:val="20"/>
          <w:szCs w:val="20"/>
          <w:lang w:val="en-US" w:eastAsia="sk-SK"/>
        </w:rPr>
        <w:t>preprocessing routines and tuning of decision trees based models – Random Forest Regression, Gradient Boost Regression and XGBoost.</w:t>
      </w:r>
    </w:p>
    <w:p w:rsidR="000C1328" w:rsidRDefault="000C1328" w:rsidP="002970D5">
      <w:pPr>
        <w:spacing w:before="360" w:after="240" w:line="240" w:lineRule="auto"/>
        <w:outlineLvl w:val="2"/>
        <w:rPr>
          <w:rFonts w:ascii="Segoe UI" w:eastAsia="Times New Roman" w:hAnsi="Segoe UI" w:cs="Segoe UI"/>
          <w:bCs/>
          <w:color w:val="24292E"/>
          <w:sz w:val="20"/>
          <w:szCs w:val="20"/>
          <w:lang w:val="en-US" w:eastAsia="sk-SK"/>
        </w:rPr>
      </w:pPr>
      <w:r w:rsidRPr="000C1328">
        <w:rPr>
          <w:rFonts w:ascii="Segoe UI" w:eastAsia="Times New Roman" w:hAnsi="Segoe UI" w:cs="Segoe UI"/>
          <w:b/>
          <w:bCs/>
          <w:color w:val="24292E"/>
          <w:sz w:val="20"/>
          <w:szCs w:val="20"/>
          <w:lang w:val="en-US" w:eastAsia="sk-SK"/>
        </w:rPr>
        <w:t>svm_regression.ipynb</w:t>
      </w:r>
      <w:r>
        <w:rPr>
          <w:rFonts w:ascii="Segoe UI" w:eastAsia="Times New Roman" w:hAnsi="Segoe UI" w:cs="Segoe UI"/>
          <w:b/>
          <w:bCs/>
          <w:color w:val="24292E"/>
          <w:sz w:val="20"/>
          <w:szCs w:val="20"/>
          <w:lang w:val="en-US" w:eastAsia="sk-SK"/>
        </w:rPr>
        <w:br/>
      </w:r>
      <w:r>
        <w:rPr>
          <w:rFonts w:ascii="Segoe UI" w:eastAsia="Times New Roman" w:hAnsi="Segoe UI" w:cs="Segoe UI"/>
          <w:bCs/>
          <w:color w:val="24292E"/>
          <w:sz w:val="20"/>
          <w:szCs w:val="20"/>
          <w:lang w:val="en-US" w:eastAsia="sk-SK"/>
        </w:rPr>
        <w:t>tuning the Support Vector Machine Regression model</w:t>
      </w:r>
      <w:r w:rsidR="0086492F">
        <w:rPr>
          <w:rFonts w:ascii="Segoe UI" w:eastAsia="Times New Roman" w:hAnsi="Segoe UI" w:cs="Segoe UI"/>
          <w:bCs/>
          <w:color w:val="24292E"/>
          <w:sz w:val="20"/>
          <w:szCs w:val="20"/>
          <w:lang w:val="en-US" w:eastAsia="sk-SK"/>
        </w:rPr>
        <w:t xml:space="preserve"> (SVR)</w:t>
      </w:r>
    </w:p>
    <w:p w:rsidR="000C1328" w:rsidRDefault="000C1328" w:rsidP="000C1328">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
          <w:bCs/>
          <w:color w:val="24292E"/>
          <w:sz w:val="20"/>
          <w:szCs w:val="20"/>
          <w:lang w:val="en-US" w:eastAsia="sk-SK"/>
        </w:rPr>
        <w:t>keras</w:t>
      </w:r>
      <w:r w:rsidRPr="000C1328">
        <w:rPr>
          <w:rFonts w:ascii="Segoe UI" w:eastAsia="Times New Roman" w:hAnsi="Segoe UI" w:cs="Segoe UI"/>
          <w:b/>
          <w:bCs/>
          <w:color w:val="24292E"/>
          <w:sz w:val="20"/>
          <w:szCs w:val="20"/>
          <w:lang w:val="en-US" w:eastAsia="sk-SK"/>
        </w:rPr>
        <w:t>_regression.ipynb</w:t>
      </w:r>
      <w:r>
        <w:rPr>
          <w:rFonts w:ascii="Segoe UI" w:eastAsia="Times New Roman" w:hAnsi="Segoe UI" w:cs="Segoe UI"/>
          <w:b/>
          <w:bCs/>
          <w:color w:val="24292E"/>
          <w:sz w:val="20"/>
          <w:szCs w:val="20"/>
          <w:lang w:val="en-US" w:eastAsia="sk-SK"/>
        </w:rPr>
        <w:br/>
      </w:r>
      <w:r>
        <w:rPr>
          <w:rFonts w:ascii="Segoe UI" w:eastAsia="Times New Roman" w:hAnsi="Segoe UI" w:cs="Segoe UI"/>
          <w:bCs/>
          <w:color w:val="24292E"/>
          <w:sz w:val="20"/>
          <w:szCs w:val="20"/>
          <w:lang w:val="en-US" w:eastAsia="sk-SK"/>
        </w:rPr>
        <w:t xml:space="preserve">tuning the Neural Network Regression model using Keras </w:t>
      </w:r>
    </w:p>
    <w:p w:rsidR="00880372" w:rsidRDefault="00B96823" w:rsidP="00BF21C2">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lastRenderedPageBreak/>
        <w:t>My goal was to create procedures for data preprocessing which I can freely ‘turn off and on’ without the need to change a code</w:t>
      </w:r>
      <w:r w:rsidR="000C1328">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Disadvantage of these notebooks is, that I need to run all the fields with the code which is necessary to proceed.  Moving some procedures into separate .py files solved this.</w:t>
      </w:r>
    </w:p>
    <w:p w:rsidR="0015002C" w:rsidRPr="005D7D3A" w:rsidRDefault="0015002C" w:rsidP="00BF21C2">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 xml:space="preserve">Data are processed and model is created in Python 2.7 programming language using libraries </w:t>
      </w:r>
    </w:p>
    <w:p w:rsidR="0015002C" w:rsidRPr="005D7D3A"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pandas - data analysis toolkit v0.20.3</w:t>
      </w:r>
    </w:p>
    <w:p w:rsidR="005A73A2" w:rsidRPr="005D7D3A"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scikit learn – machine learning library in Python</w:t>
      </w:r>
    </w:p>
    <w:p w:rsidR="0015002C" w:rsidRPr="005D7D3A"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matplotlib</w:t>
      </w:r>
    </w:p>
    <w:p w:rsidR="005A73A2" w:rsidRPr="005D7D3A" w:rsidRDefault="005A73A2"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seaborn</w:t>
      </w:r>
    </w:p>
    <w:p w:rsidR="0015002C" w:rsidRPr="000C1328"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eastAsia="sk-SK"/>
        </w:rPr>
      </w:pPr>
      <w:r w:rsidRPr="005D7D3A">
        <w:rPr>
          <w:rFonts w:ascii="Segoe UI" w:eastAsia="Times New Roman" w:hAnsi="Segoe UI" w:cs="Segoe UI"/>
          <w:bCs/>
          <w:color w:val="24292E"/>
          <w:sz w:val="20"/>
          <w:szCs w:val="20"/>
          <w:lang w:val="en-US" w:eastAsia="sk-SK"/>
        </w:rPr>
        <w:t>XGBoost Library</w:t>
      </w:r>
    </w:p>
    <w:p w:rsidR="000C1328" w:rsidRPr="005D7D3A" w:rsidRDefault="000C1328" w:rsidP="000C1328">
      <w:pPr>
        <w:pStyle w:val="ListParagraph"/>
        <w:spacing w:before="360" w:after="240" w:line="240" w:lineRule="auto"/>
        <w:ind w:left="1068"/>
        <w:outlineLvl w:val="2"/>
        <w:rPr>
          <w:rFonts w:ascii="Segoe UI" w:eastAsia="Times New Roman" w:hAnsi="Segoe UI" w:cs="Segoe UI"/>
          <w:bCs/>
          <w:color w:val="24292E"/>
          <w:sz w:val="20"/>
          <w:szCs w:val="20"/>
          <w:lang w:eastAsia="sk-SK"/>
        </w:rPr>
      </w:pPr>
      <w:r>
        <w:rPr>
          <w:rFonts w:ascii="Segoe UI" w:eastAsia="Times New Roman" w:hAnsi="Segoe UI" w:cs="Segoe UI"/>
          <w:bCs/>
          <w:color w:val="24292E"/>
          <w:sz w:val="20"/>
          <w:szCs w:val="20"/>
          <w:lang w:val="en-US" w:eastAsia="sk-SK"/>
        </w:rPr>
        <w:t>Python 3.6 and Keras for Neural Network regression</w:t>
      </w:r>
    </w:p>
    <w:p w:rsidR="00F221CD" w:rsidRPr="005D7D3A" w:rsidRDefault="00F221CD" w:rsidP="00BF21C2">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 xml:space="preserve">Some procedures are implemented in separate files </w:t>
      </w:r>
    </w:p>
    <w:p w:rsidR="00F221CD" w:rsidRPr="005D7D3A"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usefull_methods.py</w:t>
      </w:r>
    </w:p>
    <w:p w:rsidR="00F221CD" w:rsidRPr="005D7D3A"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do_actions.py</w:t>
      </w:r>
    </w:p>
    <w:p w:rsidR="00F221CD" w:rsidRPr="005D7D3A"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stopwatch.py</w:t>
      </w:r>
    </w:p>
    <w:p w:rsidR="002D7E84" w:rsidRDefault="002D7E84" w:rsidP="00D23C14">
      <w:pPr>
        <w:spacing w:before="360" w:after="240" w:line="240" w:lineRule="auto"/>
        <w:outlineLvl w:val="2"/>
        <w:rPr>
          <w:rFonts w:ascii="Segoe UI" w:eastAsia="Times New Roman" w:hAnsi="Segoe UI" w:cs="Segoe UI"/>
          <w:b/>
          <w:bCs/>
          <w:color w:val="24292E"/>
          <w:sz w:val="24"/>
          <w:szCs w:val="30"/>
          <w:lang w:val="en-US" w:eastAsia="sk-SK"/>
        </w:rPr>
      </w:pPr>
      <w:r>
        <w:rPr>
          <w:rFonts w:ascii="Segoe UI" w:eastAsia="Times New Roman" w:hAnsi="Segoe UI" w:cs="Segoe UI"/>
          <w:b/>
          <w:bCs/>
          <w:color w:val="24292E"/>
          <w:sz w:val="24"/>
          <w:szCs w:val="30"/>
          <w:lang w:val="en-US" w:eastAsia="sk-SK"/>
        </w:rPr>
        <w:t>Implementation of SV</w:t>
      </w:r>
      <w:r w:rsidR="0086492F">
        <w:rPr>
          <w:rFonts w:ascii="Segoe UI" w:eastAsia="Times New Roman" w:hAnsi="Segoe UI" w:cs="Segoe UI"/>
          <w:b/>
          <w:bCs/>
          <w:color w:val="24292E"/>
          <w:sz w:val="24"/>
          <w:szCs w:val="30"/>
          <w:lang w:val="en-US" w:eastAsia="sk-SK"/>
        </w:rPr>
        <w:t>R</w:t>
      </w:r>
      <w:r>
        <w:rPr>
          <w:rFonts w:ascii="Segoe UI" w:eastAsia="Times New Roman" w:hAnsi="Segoe UI" w:cs="Segoe UI"/>
          <w:b/>
          <w:bCs/>
          <w:color w:val="24292E"/>
          <w:sz w:val="24"/>
          <w:szCs w:val="30"/>
          <w:lang w:val="en-US" w:eastAsia="sk-SK"/>
        </w:rPr>
        <w:t xml:space="preserve"> Model</w:t>
      </w:r>
    </w:p>
    <w:p w:rsidR="001F3AB5" w:rsidRPr="001F3AB5" w:rsidRDefault="00BD6382" w:rsidP="001F3AB5">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S</w:t>
      </w:r>
      <w:r w:rsidR="0086492F">
        <w:rPr>
          <w:rFonts w:ascii="Segoe UI" w:eastAsia="Times New Roman" w:hAnsi="Segoe UI" w:cs="Segoe UI"/>
          <w:bCs/>
          <w:color w:val="24292E"/>
          <w:sz w:val="20"/>
          <w:szCs w:val="20"/>
          <w:lang w:val="en-US" w:eastAsia="sk-SK"/>
        </w:rPr>
        <w:t xml:space="preserve">VR uses RBF kernel to find or non-linear dependencies. </w:t>
      </w:r>
      <w:r w:rsidR="001F3AB5" w:rsidRPr="001F3AB5">
        <w:rPr>
          <w:rFonts w:ascii="Segoe UI" w:eastAsia="Times New Roman" w:hAnsi="Segoe UI" w:cs="Segoe UI"/>
          <w:bCs/>
          <w:color w:val="24292E"/>
          <w:sz w:val="20"/>
          <w:szCs w:val="20"/>
          <w:lang w:val="en-US" w:eastAsia="sk-SK"/>
        </w:rPr>
        <w:t>Data preprocessing used following procedures:</w:t>
      </w:r>
    </w:p>
    <w:p w:rsidR="001F3AB5" w:rsidRDefault="001F3AB5" w:rsidP="001F3AB5">
      <w:pPr>
        <w:pStyle w:val="ListParagraph"/>
        <w:numPr>
          <w:ilvl w:val="0"/>
          <w:numId w:val="49"/>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eliminating outliers – deletion of data points with very untypical values</w:t>
      </w:r>
    </w:p>
    <w:p w:rsidR="001F3AB5" w:rsidRDefault="001F3AB5" w:rsidP="001F3AB5">
      <w:pPr>
        <w:pStyle w:val="ListParagraph"/>
        <w:numPr>
          <w:ilvl w:val="0"/>
          <w:numId w:val="49"/>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label encoding – transformation of categorical data into numerical values</w:t>
      </w:r>
    </w:p>
    <w:p w:rsidR="001F3AB5" w:rsidRDefault="001F3AB5" w:rsidP="001F3AB5">
      <w:pPr>
        <w:pStyle w:val="ListParagraph"/>
        <w:numPr>
          <w:ilvl w:val="0"/>
          <w:numId w:val="49"/>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 xml:space="preserve">unskewing – transforming features with skewed distribution using </w:t>
      </w:r>
      <w:r w:rsidRPr="001F3AB5">
        <w:rPr>
          <w:rFonts w:ascii="Segoe UI" w:eastAsia="Times New Roman" w:hAnsi="Segoe UI" w:cs="Segoe UI"/>
          <w:bCs/>
          <w:i/>
          <w:color w:val="24292E"/>
          <w:sz w:val="20"/>
          <w:szCs w:val="20"/>
          <w:lang w:val="en-US" w:eastAsia="sk-SK"/>
        </w:rPr>
        <w:t>boxcox1p</w:t>
      </w:r>
      <w:r w:rsidRPr="001F3AB5">
        <w:rPr>
          <w:rFonts w:ascii="Segoe UI" w:eastAsia="Times New Roman" w:hAnsi="Segoe UI" w:cs="Segoe UI"/>
          <w:bCs/>
          <w:color w:val="24292E"/>
          <w:sz w:val="20"/>
          <w:szCs w:val="20"/>
          <w:lang w:val="en-US" w:eastAsia="sk-SK"/>
        </w:rPr>
        <w:t xml:space="preserve"> algorithm</w:t>
      </w:r>
    </w:p>
    <w:p w:rsidR="001F5B02" w:rsidRPr="001F3AB5" w:rsidRDefault="001F3AB5" w:rsidP="001F3AB5">
      <w:pPr>
        <w:pStyle w:val="ListParagraph"/>
        <w:numPr>
          <w:ilvl w:val="0"/>
          <w:numId w:val="49"/>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scaling – transforming values that the set will have mean value equal to zero</w:t>
      </w:r>
    </w:p>
    <w:p w:rsidR="002D7E84" w:rsidRDefault="002D7E84" w:rsidP="00D23C14">
      <w:pPr>
        <w:spacing w:before="360" w:after="240" w:line="240" w:lineRule="auto"/>
        <w:outlineLvl w:val="2"/>
        <w:rPr>
          <w:rFonts w:ascii="Segoe UI" w:eastAsia="Times New Roman" w:hAnsi="Segoe UI" w:cs="Segoe UI"/>
          <w:b/>
          <w:bCs/>
          <w:color w:val="24292E"/>
          <w:sz w:val="24"/>
          <w:szCs w:val="30"/>
          <w:lang w:val="en-US" w:eastAsia="sk-SK"/>
        </w:rPr>
      </w:pPr>
      <w:r>
        <w:rPr>
          <w:rFonts w:ascii="Segoe UI" w:eastAsia="Times New Roman" w:hAnsi="Segoe UI" w:cs="Segoe UI"/>
          <w:b/>
          <w:bCs/>
          <w:color w:val="24292E"/>
          <w:sz w:val="24"/>
          <w:szCs w:val="30"/>
          <w:lang w:val="en-US" w:eastAsia="sk-SK"/>
        </w:rPr>
        <w:t>Implementation of Neural Network Model</w:t>
      </w:r>
    </w:p>
    <w:p w:rsidR="001F3AB5" w:rsidRPr="001F3AB5" w:rsidRDefault="001F5B02" w:rsidP="001F3AB5">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Neural Network is implemented as a multilayer neural network with 297 inputs. The number of inputs is based on the number of features. There are one or two</w:t>
      </w:r>
      <w:r w:rsidR="00E8104E">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hidden layers and finally one output layer as one neuron output.</w:t>
      </w:r>
      <w:r w:rsidR="0086492F">
        <w:rPr>
          <w:rFonts w:ascii="Segoe UI" w:eastAsia="Times New Roman" w:hAnsi="Segoe UI" w:cs="Segoe UI"/>
          <w:bCs/>
          <w:color w:val="24292E"/>
          <w:sz w:val="20"/>
          <w:szCs w:val="20"/>
          <w:lang w:val="en-US" w:eastAsia="sk-SK"/>
        </w:rPr>
        <w:t xml:space="preserve"> </w:t>
      </w:r>
      <w:r w:rsidRPr="001F3AB5">
        <w:rPr>
          <w:rFonts w:ascii="Segoe UI" w:eastAsia="Times New Roman" w:hAnsi="Segoe UI" w:cs="Segoe UI"/>
          <w:bCs/>
          <w:color w:val="24292E"/>
          <w:sz w:val="20"/>
          <w:szCs w:val="20"/>
          <w:lang w:val="en-US" w:eastAsia="sk-SK"/>
        </w:rPr>
        <w:t>Data preprocessing used following procedures:</w:t>
      </w:r>
    </w:p>
    <w:p w:rsidR="001F3AB5" w:rsidRDefault="00A91E3A" w:rsidP="001F3AB5">
      <w:pPr>
        <w:pStyle w:val="ListParagraph"/>
        <w:numPr>
          <w:ilvl w:val="0"/>
          <w:numId w:val="49"/>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eliminating outliers</w:t>
      </w:r>
      <w:r w:rsidR="001F3AB5" w:rsidRPr="001F3AB5">
        <w:rPr>
          <w:rFonts w:ascii="Segoe UI" w:eastAsia="Times New Roman" w:hAnsi="Segoe UI" w:cs="Segoe UI"/>
          <w:bCs/>
          <w:color w:val="24292E"/>
          <w:sz w:val="20"/>
          <w:szCs w:val="20"/>
          <w:lang w:val="en-US" w:eastAsia="sk-SK"/>
        </w:rPr>
        <w:t xml:space="preserve"> – deletion of data points with very untypical values</w:t>
      </w:r>
    </w:p>
    <w:p w:rsidR="001F3AB5" w:rsidRDefault="001F3AB5" w:rsidP="001F3AB5">
      <w:pPr>
        <w:pStyle w:val="ListParagraph"/>
        <w:numPr>
          <w:ilvl w:val="0"/>
          <w:numId w:val="49"/>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label encoding – transformation of categorical data into numerical values</w:t>
      </w:r>
    </w:p>
    <w:p w:rsidR="001F3AB5" w:rsidRDefault="001F3AB5" w:rsidP="001F3AB5">
      <w:pPr>
        <w:pStyle w:val="ListParagraph"/>
        <w:numPr>
          <w:ilvl w:val="0"/>
          <w:numId w:val="49"/>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 xml:space="preserve">unskewing – transforming features with skewed distribution using </w:t>
      </w:r>
      <w:r w:rsidRPr="001F3AB5">
        <w:rPr>
          <w:rFonts w:ascii="Segoe UI" w:eastAsia="Times New Roman" w:hAnsi="Segoe UI" w:cs="Segoe UI"/>
          <w:bCs/>
          <w:i/>
          <w:color w:val="24292E"/>
          <w:sz w:val="20"/>
          <w:szCs w:val="20"/>
          <w:lang w:val="en-US" w:eastAsia="sk-SK"/>
        </w:rPr>
        <w:t>boxcox1p</w:t>
      </w:r>
      <w:r w:rsidRPr="001F3AB5">
        <w:rPr>
          <w:rFonts w:ascii="Segoe UI" w:eastAsia="Times New Roman" w:hAnsi="Segoe UI" w:cs="Segoe UI"/>
          <w:bCs/>
          <w:color w:val="24292E"/>
          <w:sz w:val="20"/>
          <w:szCs w:val="20"/>
          <w:lang w:val="en-US" w:eastAsia="sk-SK"/>
        </w:rPr>
        <w:t xml:space="preserve"> algorithm</w:t>
      </w:r>
    </w:p>
    <w:p w:rsidR="00A91E3A" w:rsidRPr="001F3AB5" w:rsidRDefault="001F3AB5" w:rsidP="001F3AB5">
      <w:pPr>
        <w:pStyle w:val="ListParagraph"/>
        <w:numPr>
          <w:ilvl w:val="0"/>
          <w:numId w:val="49"/>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scaling – transforming values that the set will have mean value equal to zero</w:t>
      </w:r>
      <w:r w:rsidR="00A91E3A" w:rsidRPr="001F3AB5">
        <w:rPr>
          <w:rFonts w:ascii="Segoe UI" w:eastAsia="Times New Roman" w:hAnsi="Segoe UI" w:cs="Segoe UI"/>
          <w:bCs/>
          <w:color w:val="24292E"/>
          <w:sz w:val="20"/>
          <w:szCs w:val="20"/>
          <w:lang w:val="en-US" w:eastAsia="sk-SK"/>
        </w:rPr>
        <w:br/>
      </w:r>
    </w:p>
    <w:p w:rsidR="00BF21C2"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Refinement</w:t>
      </w:r>
      <w:r w:rsidR="0086492F">
        <w:rPr>
          <w:rFonts w:ascii="Segoe UI" w:eastAsia="Times New Roman" w:hAnsi="Segoe UI" w:cs="Segoe UI"/>
          <w:b/>
          <w:bCs/>
          <w:color w:val="24292E"/>
          <w:sz w:val="24"/>
          <w:szCs w:val="30"/>
          <w:lang w:val="en-US" w:eastAsia="sk-SK"/>
        </w:rPr>
        <w:t xml:space="preserve"> of Decision Trees Models</w:t>
      </w:r>
    </w:p>
    <w:p w:rsidR="009B1B3A" w:rsidRDefault="005A73A2" w:rsidP="009B1B3A">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I used two techniques how to tune the model.  I will implement each preprocessing procedure in separate function, that I can simply include or exclude it in data preprocessing.  I will observe which combination of preprocessing steps deliver best results.</w:t>
      </w:r>
      <w:r w:rsidR="005D7D3A">
        <w:rPr>
          <w:rFonts w:ascii="Segoe UI" w:eastAsia="Times New Roman" w:hAnsi="Segoe UI" w:cs="Segoe UI"/>
          <w:bCs/>
          <w:color w:val="24292E"/>
          <w:sz w:val="20"/>
          <w:szCs w:val="20"/>
          <w:lang w:val="en-US" w:eastAsia="sk-SK"/>
        </w:rPr>
        <w:t xml:space="preserve"> The possible actions which can be turned on and of:</w:t>
      </w:r>
    </w:p>
    <w:p w:rsidR="005D7D3A" w:rsidRPr="009B1B3A" w:rsidRDefault="005D7D3A" w:rsidP="009B1B3A">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lastRenderedPageBreak/>
        <w:t>elimination of outliers</w:t>
      </w:r>
    </w:p>
    <w:p w:rsidR="005D7D3A" w:rsidRPr="009B1B3A" w:rsidRDefault="005D7D3A" w:rsidP="009B1B3A">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eliminate skew</w:t>
      </w:r>
    </w:p>
    <w:p w:rsidR="005D7D3A" w:rsidRPr="009B1B3A" w:rsidRDefault="005D7D3A" w:rsidP="009B1B3A">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remove non-significant features</w:t>
      </w:r>
    </w:p>
    <w:p w:rsidR="00560998" w:rsidRDefault="005A73A2" w:rsidP="00D23C14">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Second techniq</w:t>
      </w:r>
      <w:r w:rsidR="009B1B3A">
        <w:rPr>
          <w:rFonts w:ascii="Segoe UI" w:eastAsia="Times New Roman" w:hAnsi="Segoe UI" w:cs="Segoe UI"/>
          <w:bCs/>
          <w:color w:val="24292E"/>
          <w:sz w:val="20"/>
          <w:szCs w:val="20"/>
          <w:lang w:val="en-US" w:eastAsia="sk-SK"/>
        </w:rPr>
        <w:t xml:space="preserve">ue is tuning hyperparameters for </w:t>
      </w:r>
      <w:r w:rsidRPr="005D7D3A">
        <w:rPr>
          <w:rFonts w:ascii="Segoe UI" w:eastAsia="Times New Roman" w:hAnsi="Segoe UI" w:cs="Segoe UI"/>
          <w:bCs/>
          <w:color w:val="24292E"/>
          <w:sz w:val="20"/>
          <w:szCs w:val="20"/>
          <w:lang w:val="en-US" w:eastAsia="sk-SK"/>
        </w:rPr>
        <w:t>chosen regressors. I will use grid search technique</w:t>
      </w:r>
      <w:r w:rsidR="009B1B3A">
        <w:rPr>
          <w:rFonts w:ascii="Segoe UI" w:eastAsia="Times New Roman" w:hAnsi="Segoe UI" w:cs="Segoe UI"/>
          <w:bCs/>
          <w:color w:val="24292E"/>
          <w:sz w:val="20"/>
          <w:szCs w:val="20"/>
          <w:lang w:val="en-US" w:eastAsia="sk-SK"/>
        </w:rPr>
        <w:t xml:space="preserve"> to tune </w:t>
      </w:r>
      <w:r w:rsidR="009B1B3A" w:rsidRPr="009B1B3A">
        <w:rPr>
          <w:rFonts w:ascii="Segoe UI" w:eastAsia="Times New Roman" w:hAnsi="Segoe UI" w:cs="Segoe UI"/>
          <w:bCs/>
          <w:i/>
          <w:color w:val="24292E"/>
          <w:sz w:val="20"/>
          <w:szCs w:val="20"/>
          <w:lang w:val="en-US" w:eastAsia="sk-SK"/>
        </w:rPr>
        <w:t>max_depth</w:t>
      </w:r>
      <w:r w:rsidR="009B1B3A">
        <w:rPr>
          <w:rFonts w:ascii="Segoe UI" w:eastAsia="Times New Roman" w:hAnsi="Segoe UI" w:cs="Segoe UI"/>
          <w:bCs/>
          <w:color w:val="24292E"/>
          <w:sz w:val="20"/>
          <w:szCs w:val="20"/>
          <w:lang w:val="en-US" w:eastAsia="sk-SK"/>
        </w:rPr>
        <w:t xml:space="preserve"> and </w:t>
      </w:r>
      <w:r w:rsidR="009B1B3A" w:rsidRPr="009B1B3A">
        <w:rPr>
          <w:rFonts w:ascii="Segoe UI" w:eastAsia="Times New Roman" w:hAnsi="Segoe UI" w:cs="Segoe UI"/>
          <w:bCs/>
          <w:i/>
          <w:color w:val="24292E"/>
          <w:sz w:val="20"/>
          <w:szCs w:val="20"/>
          <w:lang w:val="en-US" w:eastAsia="sk-SK"/>
        </w:rPr>
        <w:t>n_estimators</w:t>
      </w:r>
      <w:r w:rsidR="009B1B3A">
        <w:rPr>
          <w:rFonts w:ascii="Segoe UI" w:eastAsia="Times New Roman" w:hAnsi="Segoe UI" w:cs="Segoe UI"/>
          <w:bCs/>
          <w:color w:val="24292E"/>
          <w:sz w:val="20"/>
          <w:szCs w:val="20"/>
          <w:lang w:val="en-US" w:eastAsia="sk-SK"/>
        </w:rPr>
        <w:t>.</w:t>
      </w:r>
    </w:p>
    <w:p w:rsidR="009B1B3A" w:rsidRDefault="009B1B3A" w:rsidP="00D23C14">
      <w:p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i/>
          <w:color w:val="24292E"/>
          <w:sz w:val="20"/>
          <w:szCs w:val="20"/>
          <w:lang w:val="en-US" w:eastAsia="sk-SK"/>
        </w:rPr>
        <w:t>max_depth</w:t>
      </w:r>
      <w:r>
        <w:rPr>
          <w:rFonts w:ascii="Segoe UI" w:eastAsia="Times New Roman" w:hAnsi="Segoe UI" w:cs="Segoe UI"/>
          <w:bCs/>
          <w:color w:val="24292E"/>
          <w:sz w:val="20"/>
          <w:szCs w:val="20"/>
          <w:lang w:val="en-US" w:eastAsia="sk-SK"/>
        </w:rPr>
        <w:t xml:space="preserve">  is maximal depth of decision tree</w:t>
      </w:r>
      <w:r w:rsidR="000255F4">
        <w:rPr>
          <w:rFonts w:ascii="Segoe UI" w:eastAsia="Times New Roman" w:hAnsi="Segoe UI" w:cs="Segoe UI"/>
          <w:bCs/>
          <w:color w:val="24292E"/>
          <w:sz w:val="20"/>
          <w:szCs w:val="20"/>
          <w:lang w:val="en-US" w:eastAsia="sk-SK"/>
        </w:rPr>
        <w:br/>
      </w:r>
      <w:r w:rsidRPr="009B1B3A">
        <w:rPr>
          <w:rFonts w:ascii="Segoe UI" w:eastAsia="Times New Roman" w:hAnsi="Segoe UI" w:cs="Segoe UI"/>
          <w:bCs/>
          <w:i/>
          <w:color w:val="24292E"/>
          <w:sz w:val="20"/>
          <w:szCs w:val="20"/>
          <w:lang w:val="en-US" w:eastAsia="sk-SK"/>
        </w:rPr>
        <w:t>n_estimators</w:t>
      </w:r>
      <w:r>
        <w:rPr>
          <w:rFonts w:ascii="Segoe UI" w:eastAsia="Times New Roman" w:hAnsi="Segoe UI" w:cs="Segoe UI"/>
          <w:bCs/>
          <w:color w:val="24292E"/>
          <w:sz w:val="20"/>
          <w:szCs w:val="20"/>
          <w:lang w:val="en-US" w:eastAsia="sk-SK"/>
        </w:rPr>
        <w:t xml:space="preserve"> is number of estimators used by the ensemble regressor</w:t>
      </w:r>
    </w:p>
    <w:p w:rsidR="000255F4" w:rsidRDefault="000255F4" w:rsidP="00D23C14">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Looking for best hyperparameters also with GridSearch is time consumin</w:t>
      </w:r>
      <w:r w:rsidR="00317D1E">
        <w:rPr>
          <w:rFonts w:ascii="Segoe UI" w:eastAsia="Times New Roman" w:hAnsi="Segoe UI" w:cs="Segoe UI"/>
          <w:bCs/>
          <w:color w:val="24292E"/>
          <w:sz w:val="20"/>
          <w:szCs w:val="20"/>
          <w:lang w:val="en-US" w:eastAsia="sk-SK"/>
        </w:rPr>
        <w:t>g process. Therefore I proceed</w:t>
      </w:r>
      <w:r>
        <w:rPr>
          <w:rFonts w:ascii="Segoe UI" w:eastAsia="Times New Roman" w:hAnsi="Segoe UI" w:cs="Segoe UI"/>
          <w:bCs/>
          <w:color w:val="24292E"/>
          <w:sz w:val="20"/>
          <w:szCs w:val="20"/>
          <w:lang w:val="en-US" w:eastAsia="sk-SK"/>
        </w:rPr>
        <w:t xml:space="preserve"> this action in three basic steps.  </w:t>
      </w:r>
    </w:p>
    <w:p w:rsidR="000255F4" w:rsidRDefault="000255F4" w:rsidP="000255F4">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for </w:t>
      </w:r>
      <w:r w:rsidRPr="00317D1E">
        <w:rPr>
          <w:rFonts w:ascii="Segoe UI" w:eastAsia="Times New Roman" w:hAnsi="Segoe UI" w:cs="Segoe UI"/>
          <w:bCs/>
          <w:i/>
          <w:color w:val="24292E"/>
          <w:sz w:val="20"/>
          <w:szCs w:val="20"/>
          <w:lang w:val="en-US" w:eastAsia="sk-SK"/>
        </w:rPr>
        <w:t xml:space="preserve">max_depth </w:t>
      </w:r>
      <w:r>
        <w:rPr>
          <w:rFonts w:ascii="Segoe UI" w:eastAsia="Times New Roman" w:hAnsi="Segoe UI" w:cs="Segoe UI"/>
          <w:bCs/>
          <w:color w:val="24292E"/>
          <w:sz w:val="20"/>
          <w:szCs w:val="20"/>
          <w:lang w:val="en-US" w:eastAsia="sk-SK"/>
        </w:rPr>
        <w:t xml:space="preserve">define  5 values from the range of 2 to 100  </w:t>
      </w:r>
    </w:p>
    <w:p w:rsidR="000255F4" w:rsidRDefault="000255F4" w:rsidP="000255F4">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for </w:t>
      </w:r>
      <w:r w:rsidRPr="00317D1E">
        <w:rPr>
          <w:rFonts w:ascii="Segoe UI" w:eastAsia="Times New Roman" w:hAnsi="Segoe UI" w:cs="Segoe UI"/>
          <w:bCs/>
          <w:i/>
          <w:color w:val="24292E"/>
          <w:sz w:val="20"/>
          <w:szCs w:val="20"/>
          <w:lang w:val="en-US" w:eastAsia="sk-SK"/>
        </w:rPr>
        <w:t>n_estimators</w:t>
      </w:r>
      <w:r>
        <w:rPr>
          <w:rFonts w:ascii="Segoe UI" w:eastAsia="Times New Roman" w:hAnsi="Segoe UI" w:cs="Segoe UI"/>
          <w:bCs/>
          <w:color w:val="24292E"/>
          <w:sz w:val="20"/>
          <w:szCs w:val="20"/>
          <w:lang w:val="en-US" w:eastAsia="sk-SK"/>
        </w:rPr>
        <w:t xml:space="preserve"> define 5 values from the range of 100 to 3000</w:t>
      </w:r>
    </w:p>
    <w:p w:rsidR="000255F4" w:rsidRDefault="000255F4" w:rsidP="000255F4">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run GridSearch</w:t>
      </w:r>
    </w:p>
    <w:p w:rsidR="000255F4" w:rsidRDefault="000255F4" w:rsidP="000255F4">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evaluate results  and create new ranges of 5 values for the next run</w:t>
      </w:r>
    </w:p>
    <w:p w:rsidR="00594BFF" w:rsidRDefault="000255F4" w:rsidP="000255F4">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new ranges </w:t>
      </w:r>
    </w:p>
    <w:p w:rsidR="00594BFF" w:rsidRDefault="00594BFF" w:rsidP="00594BFF">
      <w:pPr>
        <w:pStyle w:val="ListParagraph"/>
        <w:numPr>
          <w:ilvl w:val="1"/>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extend the range toward smallest or largest value</w:t>
      </w:r>
      <w:r w:rsidR="000255F4">
        <w:rPr>
          <w:rFonts w:ascii="Segoe UI" w:eastAsia="Times New Roman" w:hAnsi="Segoe UI" w:cs="Segoe UI"/>
          <w:bCs/>
          <w:color w:val="24292E"/>
          <w:sz w:val="20"/>
          <w:szCs w:val="20"/>
          <w:lang w:val="en-US" w:eastAsia="sk-SK"/>
        </w:rPr>
        <w:t xml:space="preserve"> if the first or the last value has been </w:t>
      </w:r>
      <w:r>
        <w:rPr>
          <w:rFonts w:ascii="Segoe UI" w:eastAsia="Times New Roman" w:hAnsi="Segoe UI" w:cs="Segoe UI"/>
          <w:bCs/>
          <w:color w:val="24292E"/>
          <w:sz w:val="20"/>
          <w:szCs w:val="20"/>
          <w:lang w:val="en-US" w:eastAsia="sk-SK"/>
        </w:rPr>
        <w:t>reached</w:t>
      </w:r>
    </w:p>
    <w:p w:rsidR="00594BFF" w:rsidRDefault="00594BFF" w:rsidP="00594BFF">
      <w:pPr>
        <w:pStyle w:val="ListParagraph"/>
        <w:numPr>
          <w:ilvl w:val="1"/>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try to precise parameters if best parameter is within the range</w:t>
      </w:r>
    </w:p>
    <w:p w:rsidR="00594BFF" w:rsidRDefault="00594BFF" w:rsidP="00594BFF">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run GridSearch with new ranges</w:t>
      </w:r>
    </w:p>
    <w:p w:rsidR="00594BFF" w:rsidRDefault="00594BFF" w:rsidP="00594BFF">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repeat this till best parameters found</w:t>
      </w:r>
    </w:p>
    <w:p w:rsidR="000255F4" w:rsidRDefault="00594BFF" w:rsidP="000255F4">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 </w:t>
      </w:r>
    </w:p>
    <w:p w:rsidR="00B96823" w:rsidRDefault="00594BFF" w:rsidP="00594BFF">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A visualization</w:t>
      </w:r>
      <w:r w:rsidR="000255F4">
        <w:rPr>
          <w:rFonts w:ascii="Segoe UI" w:eastAsia="Times New Roman" w:hAnsi="Segoe UI" w:cs="Segoe UI"/>
          <w:bCs/>
          <w:color w:val="24292E"/>
          <w:sz w:val="20"/>
          <w:szCs w:val="20"/>
          <w:lang w:val="en-US" w:eastAsia="sk-SK"/>
        </w:rPr>
        <w:t xml:space="preserve"> of the performance </w:t>
      </w:r>
      <w:r>
        <w:rPr>
          <w:rFonts w:ascii="Segoe UI" w:eastAsia="Times New Roman" w:hAnsi="Segoe UI" w:cs="Segoe UI"/>
          <w:bCs/>
          <w:color w:val="24292E"/>
          <w:sz w:val="20"/>
          <w:szCs w:val="20"/>
          <w:lang w:val="en-US" w:eastAsia="sk-SK"/>
        </w:rPr>
        <w:t xml:space="preserve">with </w:t>
      </w:r>
      <w:r w:rsidR="000255F4">
        <w:rPr>
          <w:rFonts w:ascii="Segoe UI" w:eastAsia="Times New Roman" w:hAnsi="Segoe UI" w:cs="Segoe UI"/>
          <w:bCs/>
          <w:color w:val="24292E"/>
          <w:sz w:val="20"/>
          <w:szCs w:val="20"/>
          <w:lang w:val="en-US" w:eastAsia="sk-SK"/>
        </w:rPr>
        <w:t>different settings help me also to learn in which direction to move</w:t>
      </w:r>
    </w:p>
    <w:p w:rsidR="00594BFF" w:rsidRPr="007B6DE7" w:rsidRDefault="00753FCF" w:rsidP="007B6DE7">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E</w:t>
      </w:r>
      <w:r w:rsidR="007B6DE7">
        <w:rPr>
          <w:rFonts w:ascii="Segoe UI" w:eastAsia="Times New Roman" w:hAnsi="Segoe UI" w:cs="Segoe UI"/>
          <w:bCs/>
          <w:color w:val="24292E"/>
          <w:sz w:val="20"/>
          <w:szCs w:val="20"/>
          <w:lang w:val="en-US" w:eastAsia="sk-SK"/>
        </w:rPr>
        <w:t xml:space="preserve">xcerpt from </w:t>
      </w:r>
      <w:r>
        <w:rPr>
          <w:rFonts w:ascii="Segoe UI" w:eastAsia="Times New Roman" w:hAnsi="Segoe UI" w:cs="Segoe UI"/>
          <w:bCs/>
          <w:color w:val="24292E"/>
          <w:sz w:val="20"/>
          <w:szCs w:val="20"/>
          <w:lang w:val="en-US" w:eastAsia="sk-SK"/>
        </w:rPr>
        <w:t xml:space="preserve">the </w:t>
      </w:r>
      <w:r w:rsidR="007B6DE7">
        <w:rPr>
          <w:rFonts w:ascii="Segoe UI" w:eastAsia="Times New Roman" w:hAnsi="Segoe UI" w:cs="Segoe UI"/>
          <w:bCs/>
          <w:color w:val="24292E"/>
          <w:sz w:val="20"/>
          <w:szCs w:val="20"/>
          <w:lang w:val="en-US" w:eastAsia="sk-SK"/>
        </w:rPr>
        <w:t>code showing parameter ranges for the</w:t>
      </w:r>
      <w:r>
        <w:rPr>
          <w:rFonts w:ascii="Segoe UI" w:eastAsia="Times New Roman" w:hAnsi="Segoe UI" w:cs="Segoe UI"/>
          <w:bCs/>
          <w:color w:val="24292E"/>
          <w:sz w:val="20"/>
          <w:szCs w:val="20"/>
          <w:lang w:val="en-US" w:eastAsia="sk-SK"/>
        </w:rPr>
        <w:t xml:space="preserve"> last GridSearch run. Bold values are values with the best performance.</w:t>
      </w:r>
      <w:r w:rsidR="007B6DE7">
        <w:rPr>
          <w:rFonts w:ascii="Segoe UI" w:eastAsia="Times New Roman" w:hAnsi="Segoe UI" w:cs="Segoe UI"/>
          <w:bCs/>
          <w:color w:val="24292E"/>
          <w:sz w:val="20"/>
          <w:szCs w:val="20"/>
          <w:lang w:val="en-US" w:eastAsia="sk-SK"/>
        </w:rPr>
        <w:t xml:space="preserve"> </w:t>
      </w:r>
    </w:p>
    <w:p w:rsidR="007B6DE7" w:rsidRDefault="007B6DE7" w:rsidP="007B6DE7">
      <w:pPr>
        <w:spacing w:before="360" w:after="240" w:line="240" w:lineRule="auto"/>
        <w:outlineLvl w:val="2"/>
        <w:rPr>
          <w:rFonts w:ascii="Courier New" w:eastAsia="Times New Roman" w:hAnsi="Courier New" w:cs="Courier New"/>
          <w:bCs/>
          <w:color w:val="24292E"/>
          <w:sz w:val="20"/>
          <w:szCs w:val="20"/>
          <w:lang w:val="en-US" w:eastAsia="sk-SK"/>
        </w:rPr>
      </w:pPr>
      <w:r w:rsidRPr="007B6DE7">
        <w:rPr>
          <w:rFonts w:ascii="Courier New" w:eastAsia="Times New Roman" w:hAnsi="Courier New" w:cs="Courier New"/>
          <w:bCs/>
          <w:color w:val="24292E"/>
          <w:sz w:val="20"/>
          <w:szCs w:val="20"/>
          <w:lang w:val="en-US" w:eastAsia="sk-SK"/>
        </w:rPr>
        <w:t xml:space="preserve">RandomForestRegressor </w:t>
      </w:r>
      <w:r w:rsidRPr="007B6DE7">
        <w:rPr>
          <w:rFonts w:ascii="Courier New" w:eastAsia="Times New Roman" w:hAnsi="Courier New" w:cs="Courier New"/>
          <w:bCs/>
          <w:color w:val="24292E"/>
          <w:sz w:val="20"/>
          <w:szCs w:val="20"/>
          <w:lang w:val="en-US" w:eastAsia="sk-SK"/>
        </w:rPr>
        <w:br/>
        <w:t xml:space="preserve">param_grid = {'max_depth': [ 20, </w:t>
      </w:r>
      <w:r w:rsidRPr="007B6DE7">
        <w:rPr>
          <w:rFonts w:ascii="Courier New" w:eastAsia="Times New Roman" w:hAnsi="Courier New" w:cs="Courier New"/>
          <w:b/>
          <w:bCs/>
          <w:color w:val="24292E"/>
          <w:sz w:val="20"/>
          <w:szCs w:val="20"/>
          <w:lang w:val="en-US" w:eastAsia="sk-SK"/>
        </w:rPr>
        <w:t>25</w:t>
      </w:r>
      <w:r w:rsidRPr="007B6DE7">
        <w:rPr>
          <w:rFonts w:ascii="Courier New" w:eastAsia="Times New Roman" w:hAnsi="Courier New" w:cs="Courier New"/>
          <w:bCs/>
          <w:color w:val="24292E"/>
          <w:sz w:val="20"/>
          <w:szCs w:val="20"/>
          <w:lang w:val="en-US" w:eastAsia="sk-SK"/>
        </w:rPr>
        <w:t xml:space="preserve">, 30, 32  ], 'n_estimators':[375, 400, </w:t>
      </w:r>
      <w:r w:rsidRPr="007B6DE7">
        <w:rPr>
          <w:rFonts w:ascii="Courier New" w:eastAsia="Times New Roman" w:hAnsi="Courier New" w:cs="Courier New"/>
          <w:b/>
          <w:bCs/>
          <w:color w:val="24292E"/>
          <w:sz w:val="20"/>
          <w:szCs w:val="20"/>
          <w:lang w:val="en-US" w:eastAsia="sk-SK"/>
        </w:rPr>
        <w:t>500</w:t>
      </w:r>
      <w:r w:rsidRPr="007B6DE7">
        <w:rPr>
          <w:rFonts w:ascii="Courier New" w:eastAsia="Times New Roman" w:hAnsi="Courier New" w:cs="Courier New"/>
          <w:bCs/>
          <w:color w:val="24292E"/>
          <w:sz w:val="20"/>
          <w:szCs w:val="20"/>
          <w:lang w:val="en-US" w:eastAsia="sk-SK"/>
        </w:rPr>
        <w:t xml:space="preserve">, 600, 700 ]} </w:t>
      </w:r>
    </w:p>
    <w:p w:rsidR="007B6DE7" w:rsidRPr="007B6DE7" w:rsidRDefault="007B6DE7" w:rsidP="007B6DE7">
      <w:pPr>
        <w:spacing w:before="360" w:after="240" w:line="240" w:lineRule="auto"/>
        <w:outlineLvl w:val="2"/>
        <w:rPr>
          <w:rFonts w:ascii="Courier New" w:eastAsia="Times New Roman" w:hAnsi="Courier New" w:cs="Courier New"/>
          <w:bCs/>
          <w:color w:val="24292E"/>
          <w:sz w:val="20"/>
          <w:szCs w:val="20"/>
          <w:lang w:val="en-US" w:eastAsia="sk-SK"/>
        </w:rPr>
      </w:pPr>
      <w:r w:rsidRPr="007B6DE7">
        <w:rPr>
          <w:rFonts w:ascii="Courier New" w:eastAsia="Times New Roman" w:hAnsi="Courier New" w:cs="Courier New"/>
          <w:bCs/>
          <w:color w:val="24292E"/>
          <w:sz w:val="20"/>
          <w:szCs w:val="20"/>
          <w:lang w:val="en-US" w:eastAsia="sk-SK"/>
        </w:rPr>
        <w:t>GradientBoostingRegressor</w:t>
      </w:r>
      <w:r w:rsidRPr="007B6DE7">
        <w:rPr>
          <w:rFonts w:ascii="Courier New" w:eastAsia="Times New Roman" w:hAnsi="Courier New" w:cs="Courier New"/>
          <w:bCs/>
          <w:color w:val="24292E"/>
          <w:sz w:val="20"/>
          <w:szCs w:val="20"/>
          <w:lang w:val="en-US" w:eastAsia="sk-SK"/>
        </w:rPr>
        <w:br/>
        <w:t xml:space="preserve">param_grid = {'max_depth': [ </w:t>
      </w:r>
      <w:r w:rsidRPr="007B6DE7">
        <w:rPr>
          <w:rFonts w:ascii="Courier New" w:eastAsia="Times New Roman" w:hAnsi="Courier New" w:cs="Courier New"/>
          <w:b/>
          <w:bCs/>
          <w:color w:val="24292E"/>
          <w:sz w:val="20"/>
          <w:szCs w:val="20"/>
          <w:lang w:val="en-US" w:eastAsia="sk-SK"/>
        </w:rPr>
        <w:t>2</w:t>
      </w:r>
      <w:r w:rsidRPr="007B6DE7">
        <w:rPr>
          <w:rFonts w:ascii="Courier New" w:eastAsia="Times New Roman" w:hAnsi="Courier New" w:cs="Courier New"/>
          <w:bCs/>
          <w:color w:val="24292E"/>
          <w:sz w:val="20"/>
          <w:szCs w:val="20"/>
          <w:lang w:val="en-US" w:eastAsia="sk-SK"/>
        </w:rPr>
        <w:t>, 5, 25, 30 ], 'n_estimators':[ 800, 900, 1000, 1100, 1200  ]}</w:t>
      </w:r>
    </w:p>
    <w:p w:rsidR="007B6DE7" w:rsidRPr="007B6DE7" w:rsidRDefault="007B6DE7" w:rsidP="007B6DE7">
      <w:pPr>
        <w:spacing w:before="360" w:after="240" w:line="240" w:lineRule="auto"/>
        <w:outlineLvl w:val="2"/>
        <w:rPr>
          <w:rFonts w:ascii="Courier New" w:eastAsia="Times New Roman" w:hAnsi="Courier New" w:cs="Courier New"/>
          <w:bCs/>
          <w:color w:val="24292E"/>
          <w:sz w:val="20"/>
          <w:szCs w:val="20"/>
          <w:lang w:val="en-US" w:eastAsia="sk-SK"/>
        </w:rPr>
      </w:pPr>
      <w:r w:rsidRPr="007B6DE7">
        <w:rPr>
          <w:rFonts w:ascii="Courier New" w:eastAsia="Times New Roman" w:hAnsi="Courier New" w:cs="Courier New"/>
          <w:bCs/>
          <w:color w:val="24292E"/>
          <w:sz w:val="20"/>
          <w:szCs w:val="20"/>
          <w:lang w:val="en-US" w:eastAsia="sk-SK"/>
        </w:rPr>
        <w:t>XGBRegressor</w:t>
      </w:r>
      <w:r w:rsidRPr="007B6DE7">
        <w:rPr>
          <w:rFonts w:ascii="Courier New" w:eastAsia="Times New Roman" w:hAnsi="Courier New" w:cs="Courier New"/>
          <w:bCs/>
          <w:color w:val="24292E"/>
          <w:sz w:val="20"/>
          <w:szCs w:val="20"/>
          <w:lang w:val="en-US" w:eastAsia="sk-SK"/>
        </w:rPr>
        <w:br/>
        <w:t xml:space="preserve">param_grid = {'max_depth': [ </w:t>
      </w:r>
      <w:r w:rsidRPr="007B6DE7">
        <w:rPr>
          <w:rFonts w:ascii="Courier New" w:eastAsia="Times New Roman" w:hAnsi="Courier New" w:cs="Courier New"/>
          <w:b/>
          <w:bCs/>
          <w:color w:val="24292E"/>
          <w:sz w:val="20"/>
          <w:szCs w:val="20"/>
          <w:lang w:val="en-US" w:eastAsia="sk-SK"/>
        </w:rPr>
        <w:t>2</w:t>
      </w:r>
      <w:r w:rsidRPr="007B6DE7">
        <w:rPr>
          <w:rFonts w:ascii="Courier New" w:eastAsia="Times New Roman" w:hAnsi="Courier New" w:cs="Courier New"/>
          <w:bCs/>
          <w:color w:val="24292E"/>
          <w:sz w:val="20"/>
          <w:szCs w:val="20"/>
          <w:lang w:val="en-US" w:eastAsia="sk-SK"/>
        </w:rPr>
        <w:t>, 3, 4], 'n_estimators':[</w:t>
      </w:r>
      <w:r>
        <w:rPr>
          <w:rFonts w:ascii="Courier New" w:eastAsia="Times New Roman" w:hAnsi="Courier New" w:cs="Courier New"/>
          <w:bCs/>
          <w:color w:val="24292E"/>
          <w:sz w:val="20"/>
          <w:szCs w:val="20"/>
          <w:lang w:val="en-US" w:eastAsia="sk-SK"/>
        </w:rPr>
        <w:t xml:space="preserve"> 1200</w:t>
      </w:r>
      <w:r w:rsidRPr="007B6DE7">
        <w:rPr>
          <w:rFonts w:ascii="Courier New" w:eastAsia="Times New Roman" w:hAnsi="Courier New" w:cs="Courier New"/>
          <w:bCs/>
          <w:color w:val="24292E"/>
          <w:sz w:val="20"/>
          <w:szCs w:val="20"/>
          <w:lang w:val="en-US" w:eastAsia="sk-SK"/>
        </w:rPr>
        <w:t xml:space="preserve">, 1400, </w:t>
      </w:r>
      <w:r>
        <w:rPr>
          <w:rFonts w:ascii="Courier New" w:eastAsia="Times New Roman" w:hAnsi="Courier New" w:cs="Courier New"/>
          <w:bCs/>
          <w:color w:val="24292E"/>
          <w:sz w:val="20"/>
          <w:szCs w:val="20"/>
          <w:lang w:val="en-US" w:eastAsia="sk-SK"/>
        </w:rPr>
        <w:t xml:space="preserve">1600, </w:t>
      </w:r>
      <w:r w:rsidRPr="007B6DE7">
        <w:rPr>
          <w:rFonts w:ascii="Courier New" w:eastAsia="Times New Roman" w:hAnsi="Courier New" w:cs="Courier New"/>
          <w:b/>
          <w:bCs/>
          <w:color w:val="24292E"/>
          <w:sz w:val="20"/>
          <w:szCs w:val="20"/>
          <w:lang w:val="en-US" w:eastAsia="sk-SK"/>
        </w:rPr>
        <w:t>1800</w:t>
      </w:r>
      <w:r>
        <w:rPr>
          <w:rFonts w:ascii="Courier New" w:eastAsia="Times New Roman" w:hAnsi="Courier New" w:cs="Courier New"/>
          <w:bCs/>
          <w:color w:val="24292E"/>
          <w:sz w:val="20"/>
          <w:szCs w:val="20"/>
          <w:lang w:val="en-US" w:eastAsia="sk-SK"/>
        </w:rPr>
        <w:t>, 2000</w:t>
      </w:r>
      <w:r w:rsidRPr="007B6DE7">
        <w:rPr>
          <w:rFonts w:ascii="Courier New" w:eastAsia="Times New Roman" w:hAnsi="Courier New" w:cs="Courier New"/>
          <w:bCs/>
          <w:color w:val="24292E"/>
          <w:sz w:val="20"/>
          <w:szCs w:val="20"/>
          <w:lang w:val="en-US" w:eastAsia="sk-SK"/>
        </w:rPr>
        <w:t xml:space="preserve"> ]}</w:t>
      </w:r>
    </w:p>
    <w:p w:rsidR="004D1D61" w:rsidRDefault="004D1D61" w:rsidP="00D23C14">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The best performance the model without data transformation.</w:t>
      </w:r>
    </w:p>
    <w:p w:rsidR="0086492F" w:rsidRPr="0086492F" w:rsidRDefault="0086492F" w:rsidP="00D23C14">
      <w:pPr>
        <w:spacing w:before="360" w:after="240" w:line="240" w:lineRule="auto"/>
        <w:outlineLvl w:val="2"/>
        <w:rPr>
          <w:rFonts w:ascii="Segoe UI" w:eastAsia="Times New Roman" w:hAnsi="Segoe UI" w:cs="Segoe UI"/>
          <w:b/>
          <w:bCs/>
          <w:color w:val="24292E"/>
          <w:sz w:val="24"/>
          <w:szCs w:val="30"/>
          <w:lang w:val="en-US" w:eastAsia="sk-SK"/>
        </w:rPr>
      </w:pPr>
      <w:r>
        <w:rPr>
          <w:rFonts w:ascii="Segoe UI" w:eastAsia="Times New Roman" w:hAnsi="Segoe UI" w:cs="Segoe UI"/>
          <w:bCs/>
          <w:color w:val="24292E"/>
          <w:sz w:val="20"/>
          <w:szCs w:val="20"/>
          <w:lang w:val="en-US" w:eastAsia="sk-SK"/>
        </w:rPr>
        <w:br/>
      </w:r>
      <w:r w:rsidRPr="0086492F">
        <w:rPr>
          <w:rFonts w:ascii="Segoe UI" w:eastAsia="Times New Roman" w:hAnsi="Segoe UI" w:cs="Segoe UI"/>
          <w:b/>
          <w:bCs/>
          <w:color w:val="24292E"/>
          <w:sz w:val="24"/>
          <w:szCs w:val="30"/>
          <w:lang w:val="en-US" w:eastAsia="sk-SK"/>
        </w:rPr>
        <w:t>Refinement of SVR Model</w:t>
      </w:r>
    </w:p>
    <w:p w:rsidR="0086492F" w:rsidRDefault="0086492F" w:rsidP="0086492F">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GridSearch technique was used to find best values for ‘C’ and ‘gamma’ parameters.</w:t>
      </w:r>
    </w:p>
    <w:p w:rsidR="0086492F" w:rsidRPr="005B58B4" w:rsidRDefault="0086492F" w:rsidP="0086492F">
      <w:pPr>
        <w:spacing w:before="360" w:after="240" w:line="240" w:lineRule="auto"/>
        <w:outlineLvl w:val="2"/>
        <w:rPr>
          <w:rFonts w:ascii="Courier New" w:eastAsia="Times New Roman" w:hAnsi="Courier New" w:cs="Courier New"/>
          <w:bCs/>
          <w:color w:val="24292E"/>
          <w:sz w:val="20"/>
          <w:szCs w:val="20"/>
          <w:lang w:val="de-AT" w:eastAsia="sk-SK"/>
        </w:rPr>
      </w:pPr>
      <w:r w:rsidRPr="005B58B4">
        <w:rPr>
          <w:rFonts w:ascii="Courier New" w:eastAsia="Times New Roman" w:hAnsi="Courier New" w:cs="Courier New"/>
          <w:bCs/>
          <w:color w:val="24292E"/>
          <w:sz w:val="20"/>
          <w:szCs w:val="20"/>
          <w:lang w:val="de-AT" w:eastAsia="sk-SK"/>
        </w:rPr>
        <w:lastRenderedPageBreak/>
        <w:t xml:space="preserve">param_grid={ "C": [1e0, 1e1, 1e2, 1e3], "gamma": np.logspace(-2, 2, 5) }  </w:t>
      </w:r>
    </w:p>
    <w:p w:rsidR="0086492F" w:rsidRPr="0086492F" w:rsidRDefault="0086492F" w:rsidP="0086492F">
      <w:pPr>
        <w:spacing w:before="360" w:after="240" w:line="240" w:lineRule="auto"/>
        <w:outlineLvl w:val="2"/>
        <w:rPr>
          <w:rFonts w:ascii="Courier New" w:eastAsia="Times New Roman" w:hAnsi="Courier New" w:cs="Courier New"/>
          <w:bCs/>
          <w:color w:val="24292E"/>
          <w:sz w:val="20"/>
          <w:szCs w:val="20"/>
          <w:lang w:val="en-US" w:eastAsia="sk-SK"/>
        </w:rPr>
      </w:pPr>
      <w:r>
        <w:rPr>
          <w:rFonts w:ascii="Courier New" w:eastAsia="Times New Roman" w:hAnsi="Courier New" w:cs="Courier New"/>
          <w:bCs/>
          <w:color w:val="24292E"/>
          <w:sz w:val="20"/>
          <w:szCs w:val="20"/>
          <w:lang w:val="en-US" w:eastAsia="sk-SK"/>
        </w:rPr>
        <w:t xml:space="preserve">best values: </w:t>
      </w:r>
      <w:r w:rsidRPr="0086492F">
        <w:rPr>
          <w:rFonts w:ascii="Courier New" w:eastAsia="Times New Roman" w:hAnsi="Courier New" w:cs="Courier New"/>
          <w:bCs/>
          <w:color w:val="24292E"/>
          <w:sz w:val="20"/>
          <w:szCs w:val="20"/>
          <w:lang w:val="en-US" w:eastAsia="sk-SK"/>
        </w:rPr>
        <w:t>{'C': 10.0, 'gamma': 0.01}</w:t>
      </w:r>
    </w:p>
    <w:p w:rsidR="0086492F" w:rsidRDefault="0086492F" w:rsidP="0086492F">
      <w:pPr>
        <w:spacing w:before="360" w:after="240" w:line="240" w:lineRule="auto"/>
        <w:outlineLvl w:val="2"/>
        <w:rPr>
          <w:rFonts w:ascii="Segoe UI" w:eastAsia="Times New Roman" w:hAnsi="Segoe UI" w:cs="Segoe UI"/>
          <w:bCs/>
          <w:color w:val="24292E"/>
          <w:sz w:val="20"/>
          <w:szCs w:val="20"/>
          <w:lang w:eastAsia="sk-SK"/>
        </w:rPr>
      </w:pPr>
      <w:r w:rsidRPr="0086492F">
        <w:rPr>
          <w:rFonts w:ascii="Segoe UI" w:eastAsia="Times New Roman" w:hAnsi="Segoe UI" w:cs="Segoe UI"/>
          <w:b/>
          <w:bCs/>
          <w:color w:val="24292E"/>
          <w:sz w:val="24"/>
          <w:szCs w:val="30"/>
          <w:lang w:val="en-US" w:eastAsia="sk-SK"/>
        </w:rPr>
        <w:t xml:space="preserve">Refinement of </w:t>
      </w:r>
      <w:r>
        <w:rPr>
          <w:rFonts w:ascii="Segoe UI" w:eastAsia="Times New Roman" w:hAnsi="Segoe UI" w:cs="Segoe UI"/>
          <w:b/>
          <w:bCs/>
          <w:color w:val="24292E"/>
          <w:sz w:val="24"/>
          <w:szCs w:val="30"/>
          <w:lang w:val="en-US" w:eastAsia="sk-SK"/>
        </w:rPr>
        <w:t>Neural Network</w:t>
      </w:r>
    </w:p>
    <w:p w:rsidR="0086492F" w:rsidRDefault="00332325" w:rsidP="0086492F">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Neural network model was done by </w:t>
      </w:r>
    </w:p>
    <w:p w:rsidR="00332325" w:rsidRPr="00332325" w:rsidRDefault="00332325" w:rsidP="00332325">
      <w:pPr>
        <w:pStyle w:val="ListParagraph"/>
        <w:numPr>
          <w:ilvl w:val="0"/>
          <w:numId w:val="50"/>
        </w:numPr>
        <w:spacing w:before="360" w:after="240" w:line="240" w:lineRule="auto"/>
        <w:outlineLvl w:val="2"/>
        <w:rPr>
          <w:rFonts w:ascii="Segoe UI" w:eastAsia="Times New Roman" w:hAnsi="Segoe UI" w:cs="Segoe UI"/>
          <w:bCs/>
          <w:color w:val="24292E"/>
          <w:sz w:val="20"/>
          <w:szCs w:val="20"/>
          <w:lang w:val="en-US" w:eastAsia="sk-SK"/>
        </w:rPr>
      </w:pPr>
      <w:r w:rsidRPr="00332325">
        <w:rPr>
          <w:rFonts w:ascii="Segoe UI" w:eastAsia="Times New Roman" w:hAnsi="Segoe UI" w:cs="Segoe UI"/>
          <w:bCs/>
          <w:color w:val="24292E"/>
          <w:sz w:val="20"/>
          <w:szCs w:val="20"/>
          <w:lang w:val="en-US" w:eastAsia="sk-SK"/>
        </w:rPr>
        <w:t xml:space="preserve">changing the number of hidden layers </w:t>
      </w:r>
    </w:p>
    <w:p w:rsidR="00332325" w:rsidRDefault="00332325" w:rsidP="00332325">
      <w:pPr>
        <w:pStyle w:val="ListParagraph"/>
        <w:numPr>
          <w:ilvl w:val="0"/>
          <w:numId w:val="50"/>
        </w:numPr>
        <w:spacing w:before="360" w:after="240" w:line="240" w:lineRule="auto"/>
        <w:outlineLvl w:val="2"/>
        <w:rPr>
          <w:rFonts w:ascii="Segoe UI" w:eastAsia="Times New Roman" w:hAnsi="Segoe UI" w:cs="Segoe UI"/>
          <w:bCs/>
          <w:color w:val="24292E"/>
          <w:sz w:val="20"/>
          <w:szCs w:val="20"/>
          <w:lang w:val="en-US" w:eastAsia="sk-SK"/>
        </w:rPr>
      </w:pPr>
      <w:r w:rsidRPr="00332325">
        <w:rPr>
          <w:rFonts w:ascii="Segoe UI" w:eastAsia="Times New Roman" w:hAnsi="Segoe UI" w:cs="Segoe UI"/>
          <w:bCs/>
          <w:color w:val="24292E"/>
          <w:sz w:val="20"/>
          <w:szCs w:val="20"/>
          <w:lang w:val="en-US" w:eastAsia="sk-SK"/>
        </w:rPr>
        <w:t>changing the number of neurons in hidden layers</w:t>
      </w:r>
    </w:p>
    <w:p w:rsidR="002A6EF2" w:rsidRDefault="002A6EF2" w:rsidP="00332325">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Basically</w:t>
      </w:r>
      <w:r w:rsidR="00332325">
        <w:rPr>
          <w:rFonts w:ascii="Segoe UI" w:eastAsia="Times New Roman" w:hAnsi="Segoe UI" w:cs="Segoe UI"/>
          <w:bCs/>
          <w:color w:val="24292E"/>
          <w:sz w:val="20"/>
          <w:szCs w:val="20"/>
          <w:lang w:val="en-US" w:eastAsia="sk-SK"/>
        </w:rPr>
        <w:t xml:space="preserve">, there were no special strategy how to tune model. I tried to change something and waited for </w:t>
      </w:r>
      <w:r>
        <w:rPr>
          <w:rFonts w:ascii="Segoe UI" w:eastAsia="Times New Roman" w:hAnsi="Segoe UI" w:cs="Segoe UI"/>
          <w:bCs/>
          <w:color w:val="24292E"/>
          <w:sz w:val="20"/>
          <w:szCs w:val="20"/>
          <w:lang w:val="en-US" w:eastAsia="sk-SK"/>
        </w:rPr>
        <w:t>a</w:t>
      </w:r>
      <w:r w:rsidR="00332325">
        <w:rPr>
          <w:rFonts w:ascii="Segoe UI" w:eastAsia="Times New Roman" w:hAnsi="Segoe UI" w:cs="Segoe UI"/>
          <w:bCs/>
          <w:color w:val="24292E"/>
          <w:sz w:val="20"/>
          <w:szCs w:val="20"/>
          <w:lang w:val="en-US" w:eastAsia="sk-SK"/>
        </w:rPr>
        <w:t xml:space="preserve"> result. </w:t>
      </w:r>
      <w:r>
        <w:rPr>
          <w:rFonts w:ascii="Segoe UI" w:eastAsia="Times New Roman" w:hAnsi="Segoe UI" w:cs="Segoe UI"/>
          <w:bCs/>
          <w:color w:val="24292E"/>
          <w:sz w:val="20"/>
          <w:szCs w:val="20"/>
          <w:lang w:val="en-US" w:eastAsia="sk-SK"/>
        </w:rPr>
        <w:t>The first attempt with one hidden layer with 100 neurons already reached a comparable result (r2 ~ 0.90). The second attempt with two hidden layers (100 and 50) neurons resulted with better score, but not very significant. Last attempt with three hidden layers (297, 100, 50) ended with r2 score ~ 0.</w:t>
      </w:r>
      <w:r w:rsidR="004D1D61">
        <w:rPr>
          <w:rFonts w:ascii="Segoe UI" w:eastAsia="Times New Roman" w:hAnsi="Segoe UI" w:cs="Segoe UI"/>
          <w:bCs/>
          <w:color w:val="24292E"/>
          <w:sz w:val="20"/>
          <w:szCs w:val="20"/>
          <w:lang w:val="en-US" w:eastAsia="sk-SK"/>
        </w:rPr>
        <w:t>9</w:t>
      </w:r>
      <w:r w:rsidR="0013772F">
        <w:rPr>
          <w:rFonts w:ascii="Segoe UI" w:eastAsia="Times New Roman" w:hAnsi="Segoe UI" w:cs="Segoe UI"/>
          <w:bCs/>
          <w:color w:val="24292E"/>
          <w:sz w:val="20"/>
          <w:szCs w:val="20"/>
          <w:lang w:val="en-US" w:eastAsia="sk-SK"/>
        </w:rPr>
        <w:t>14</w:t>
      </w:r>
      <w:r>
        <w:rPr>
          <w:rFonts w:ascii="Segoe UI" w:eastAsia="Times New Roman" w:hAnsi="Segoe UI" w:cs="Segoe UI"/>
          <w:bCs/>
          <w:color w:val="24292E"/>
          <w:sz w:val="20"/>
          <w:szCs w:val="20"/>
          <w:lang w:val="en-US" w:eastAsia="sk-SK"/>
        </w:rPr>
        <w:t>.</w:t>
      </w:r>
    </w:p>
    <w:p w:rsidR="00332325" w:rsidRDefault="002A6EF2" w:rsidP="00332325">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The model was trained with 100 epochs. It took around </w:t>
      </w:r>
      <w:r w:rsidR="005B58B4">
        <w:rPr>
          <w:rFonts w:ascii="Segoe UI" w:eastAsia="Times New Roman" w:hAnsi="Segoe UI" w:cs="Segoe UI"/>
          <w:bCs/>
          <w:color w:val="24292E"/>
          <w:sz w:val="20"/>
          <w:szCs w:val="20"/>
          <w:lang w:val="en-US" w:eastAsia="sk-SK"/>
        </w:rPr>
        <w:t xml:space="preserve">1 hour </w:t>
      </w:r>
      <w:r>
        <w:rPr>
          <w:rFonts w:ascii="Segoe UI" w:eastAsia="Times New Roman" w:hAnsi="Segoe UI" w:cs="Segoe UI"/>
          <w:bCs/>
          <w:color w:val="24292E"/>
          <w:sz w:val="20"/>
          <w:szCs w:val="20"/>
          <w:lang w:val="en-US" w:eastAsia="sk-SK"/>
        </w:rPr>
        <w:t xml:space="preserve">minutes to train the model on the AWS </w:t>
      </w:r>
      <w:r w:rsidR="004D1D61">
        <w:rPr>
          <w:rFonts w:ascii="Segoe UI" w:eastAsia="Times New Roman" w:hAnsi="Segoe UI" w:cs="Segoe UI"/>
          <w:bCs/>
          <w:color w:val="24292E"/>
          <w:sz w:val="20"/>
          <w:szCs w:val="20"/>
          <w:lang w:val="en-US" w:eastAsia="sk-SK"/>
        </w:rPr>
        <w:t>E2C p2.xlarge/</w:t>
      </w:r>
      <w:r w:rsidR="004D1D61" w:rsidRPr="004D1D61">
        <w:rPr>
          <w:rFonts w:ascii="Segoe UI" w:eastAsia="Times New Roman" w:hAnsi="Segoe UI" w:cs="Segoe UI"/>
          <w:bCs/>
          <w:color w:val="24292E"/>
          <w:sz w:val="20"/>
          <w:szCs w:val="20"/>
          <w:lang w:val="en-US" w:eastAsia="sk-SK"/>
        </w:rPr>
        <w:t xml:space="preserve"> </w:t>
      </w:r>
      <w:r w:rsidR="004D1D61">
        <w:rPr>
          <w:rFonts w:ascii="Segoe UI" w:eastAsia="Times New Roman" w:hAnsi="Segoe UI" w:cs="Segoe UI"/>
          <w:bCs/>
          <w:color w:val="24292E"/>
          <w:sz w:val="20"/>
          <w:szCs w:val="20"/>
          <w:lang w:val="en-US" w:eastAsia="sk-SK"/>
        </w:rPr>
        <w:t xml:space="preserve">udacity-aind2 instance with Keras running on the top of Theano. </w:t>
      </w:r>
    </w:p>
    <w:p w:rsidR="00332325" w:rsidRPr="002A6EF2"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2A6EF2">
        <w:rPr>
          <w:rFonts w:ascii="Segoe UI" w:eastAsia="Times New Roman" w:hAnsi="Segoe UI" w:cs="Segoe UI"/>
          <w:b/>
          <w:bCs/>
          <w:color w:val="24292E"/>
          <w:sz w:val="28"/>
          <w:szCs w:val="36"/>
          <w:lang w:val="en-US" w:eastAsia="sk-SK"/>
        </w:rPr>
        <w:t>IV. Results</w:t>
      </w:r>
    </w:p>
    <w:p w:rsidR="00753449" w:rsidRDefault="00753449" w:rsidP="00753449">
      <w:pPr>
        <w:spacing w:before="360" w:after="240" w:line="240" w:lineRule="auto"/>
        <w:outlineLvl w:val="2"/>
        <w:rPr>
          <w:rFonts w:ascii="Segoe UI" w:eastAsia="Times New Roman" w:hAnsi="Segoe UI" w:cs="Segoe UI"/>
          <w:bCs/>
          <w:color w:val="24292E"/>
          <w:sz w:val="20"/>
          <w:szCs w:val="20"/>
          <w:lang w:val="en-US" w:eastAsia="sk-SK"/>
        </w:rPr>
      </w:pPr>
      <w:r w:rsidRPr="00753449">
        <w:rPr>
          <w:rFonts w:ascii="Segoe UI" w:eastAsia="Times New Roman" w:hAnsi="Segoe UI" w:cs="Segoe UI"/>
          <w:bCs/>
          <w:color w:val="24292E"/>
          <w:sz w:val="20"/>
          <w:szCs w:val="20"/>
          <w:lang w:val="en-US" w:eastAsia="sk-SK"/>
        </w:rPr>
        <w:t xml:space="preserve">Tuning model by changing actions and </w:t>
      </w:r>
      <w:r w:rsidR="005E21EF">
        <w:rPr>
          <w:rFonts w:ascii="Segoe UI" w:eastAsia="Times New Roman" w:hAnsi="Segoe UI" w:cs="Segoe UI"/>
          <w:bCs/>
          <w:color w:val="24292E"/>
          <w:sz w:val="20"/>
          <w:szCs w:val="20"/>
          <w:lang w:val="en-US" w:eastAsia="sk-SK"/>
        </w:rPr>
        <w:t>searching for best</w:t>
      </w:r>
      <w:r w:rsidRPr="00753449">
        <w:rPr>
          <w:rFonts w:ascii="Segoe UI" w:eastAsia="Times New Roman" w:hAnsi="Segoe UI" w:cs="Segoe UI"/>
          <w:bCs/>
          <w:color w:val="24292E"/>
          <w:sz w:val="20"/>
          <w:szCs w:val="20"/>
          <w:lang w:val="en-US" w:eastAsia="sk-SK"/>
        </w:rPr>
        <w:t xml:space="preserve"> hyperparameters delivered </w:t>
      </w:r>
      <w:r>
        <w:rPr>
          <w:rFonts w:ascii="Segoe UI" w:eastAsia="Times New Roman" w:hAnsi="Segoe UI" w:cs="Segoe UI"/>
          <w:bCs/>
          <w:color w:val="24292E"/>
          <w:sz w:val="20"/>
          <w:szCs w:val="20"/>
          <w:lang w:val="en-US" w:eastAsia="sk-SK"/>
        </w:rPr>
        <w:t>slightly different results.</w:t>
      </w:r>
      <w:r w:rsidR="005E21EF">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Best results delivered  a combination of:</w:t>
      </w:r>
    </w:p>
    <w:p w:rsidR="00753449" w:rsidRPr="009B1B3A" w:rsidRDefault="00753449" w:rsidP="00753449">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elimination of outliers</w:t>
      </w:r>
      <w:r>
        <w:rPr>
          <w:rFonts w:ascii="Segoe UI" w:eastAsia="Times New Roman" w:hAnsi="Segoe UI" w:cs="Segoe UI"/>
          <w:bCs/>
          <w:color w:val="24292E"/>
          <w:sz w:val="20"/>
          <w:szCs w:val="20"/>
          <w:lang w:val="en-US" w:eastAsia="sk-SK"/>
        </w:rPr>
        <w:t xml:space="preserve">  ON</w:t>
      </w:r>
    </w:p>
    <w:p w:rsidR="00753449" w:rsidRPr="009B1B3A" w:rsidRDefault="00753449" w:rsidP="00753449">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eliminate skew</w:t>
      </w:r>
      <w:r>
        <w:rPr>
          <w:rFonts w:ascii="Segoe UI" w:eastAsia="Times New Roman" w:hAnsi="Segoe UI" w:cs="Segoe UI"/>
          <w:bCs/>
          <w:color w:val="24292E"/>
          <w:sz w:val="20"/>
          <w:szCs w:val="20"/>
          <w:lang w:val="en-US" w:eastAsia="sk-SK"/>
        </w:rPr>
        <w:t xml:space="preserve">  </w:t>
      </w:r>
      <w:r w:rsidR="005E21EF">
        <w:rPr>
          <w:rFonts w:ascii="Segoe UI" w:eastAsia="Times New Roman" w:hAnsi="Segoe UI" w:cs="Segoe UI"/>
          <w:bCs/>
          <w:color w:val="24292E"/>
          <w:sz w:val="20"/>
          <w:szCs w:val="20"/>
          <w:lang w:val="en-US" w:eastAsia="sk-SK"/>
        </w:rPr>
        <w:t xml:space="preserve">OFF </w:t>
      </w:r>
    </w:p>
    <w:p w:rsidR="00753449" w:rsidRPr="00753449" w:rsidRDefault="00753449" w:rsidP="00753449">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remove non-significant features</w:t>
      </w:r>
      <w:r>
        <w:rPr>
          <w:rFonts w:ascii="Segoe UI" w:eastAsia="Times New Roman" w:hAnsi="Segoe UI" w:cs="Segoe UI"/>
          <w:bCs/>
          <w:color w:val="24292E"/>
          <w:sz w:val="20"/>
          <w:szCs w:val="20"/>
          <w:lang w:val="en-US" w:eastAsia="sk-SK"/>
        </w:rPr>
        <w:t xml:space="preserve">  OFF (all features active)</w:t>
      </w:r>
    </w:p>
    <w:p w:rsidR="0021721B" w:rsidRDefault="002D2E22"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Pr>
          <w:rFonts w:ascii="Segoe UI" w:eastAsia="Times New Roman" w:hAnsi="Segoe UI" w:cs="Segoe UI"/>
          <w:b/>
          <w:bCs/>
          <w:color w:val="24292E"/>
          <w:sz w:val="28"/>
          <w:szCs w:val="36"/>
          <w:lang w:val="en-US" w:eastAsia="sk-SK"/>
        </w:rPr>
        <w:t>Best resul</w:t>
      </w:r>
      <w:r w:rsidR="003511B7">
        <w:rPr>
          <w:rFonts w:ascii="Segoe UI" w:eastAsia="Times New Roman" w:hAnsi="Segoe UI" w:cs="Segoe UI"/>
          <w:b/>
          <w:bCs/>
          <w:color w:val="24292E"/>
          <w:sz w:val="28"/>
          <w:szCs w:val="36"/>
          <w:lang w:val="en-US" w:eastAsia="sk-SK"/>
        </w:rPr>
        <w:t>t</w:t>
      </w:r>
      <w:r>
        <w:rPr>
          <w:rFonts w:ascii="Segoe UI" w:eastAsia="Times New Roman" w:hAnsi="Segoe UI" w:cs="Segoe UI"/>
          <w:b/>
          <w:bCs/>
          <w:color w:val="24292E"/>
          <w:sz w:val="28"/>
          <w:szCs w:val="36"/>
          <w:lang w:val="en-US" w:eastAsia="sk-SK"/>
        </w:rPr>
        <w:t>s</w:t>
      </w:r>
      <w:r w:rsidR="003511B7">
        <w:rPr>
          <w:rFonts w:ascii="Segoe UI" w:eastAsia="Times New Roman" w:hAnsi="Segoe UI" w:cs="Segoe UI"/>
          <w:b/>
          <w:bCs/>
          <w:color w:val="24292E"/>
          <w:sz w:val="28"/>
          <w:szCs w:val="36"/>
          <w:lang w:val="en-US" w:eastAsia="sk-SK"/>
        </w:rPr>
        <w:t xml:space="preserve"> on train</w:t>
      </w:r>
      <w:r>
        <w:rPr>
          <w:rFonts w:ascii="Segoe UI" w:eastAsia="Times New Roman" w:hAnsi="Segoe UI" w:cs="Segoe UI"/>
          <w:b/>
          <w:bCs/>
          <w:color w:val="24292E"/>
          <w:sz w:val="28"/>
          <w:szCs w:val="36"/>
          <w:lang w:val="en-US" w:eastAsia="sk-SK"/>
        </w:rPr>
        <w:t>in</w:t>
      </w:r>
      <w:r w:rsidR="003511B7">
        <w:rPr>
          <w:rFonts w:ascii="Segoe UI" w:eastAsia="Times New Roman" w:hAnsi="Segoe UI" w:cs="Segoe UI"/>
          <w:b/>
          <w:bCs/>
          <w:color w:val="24292E"/>
          <w:sz w:val="28"/>
          <w:szCs w:val="36"/>
          <w:lang w:val="en-US" w:eastAsia="sk-SK"/>
        </w:rPr>
        <w:t>g data</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XGBoost</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21546.7702</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of logarithms : 0.1181</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R2 score           : 0.926484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Gradient Boost</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22004.9835</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of logarithms : 0.1224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R2 score           : 0.923324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Random Forest</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25372.8165</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of logarithms : 0.1352</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R2 score           : 0.898058</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E15760" w:rsidRPr="00387228" w:rsidRDefault="00E15760" w:rsidP="00D23C14">
      <w:pPr>
        <w:spacing w:after="240" w:line="240" w:lineRule="auto"/>
        <w:rPr>
          <w:rFonts w:ascii="Segoe UI" w:eastAsia="Times New Roman" w:hAnsi="Segoe UI" w:cs="Segoe UI"/>
          <w:color w:val="24292E"/>
          <w:sz w:val="20"/>
          <w:szCs w:val="24"/>
          <w:lang w:val="en-US" w:eastAsia="sk-SK"/>
        </w:rPr>
      </w:pPr>
      <w:r>
        <w:rPr>
          <w:noProof/>
        </w:rPr>
        <w:lastRenderedPageBreak/>
        <w:drawing>
          <wp:inline distT="0" distB="0" distL="0" distR="0" wp14:anchorId="452B4950" wp14:editId="02B683F2">
            <wp:extent cx="5760720" cy="1578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78610"/>
                    </a:xfrm>
                    <a:prstGeom prst="rect">
                      <a:avLst/>
                    </a:prstGeom>
                  </pic:spPr>
                </pic:pic>
              </a:graphicData>
            </a:graphic>
          </wp:inline>
        </w:drawing>
      </w:r>
    </w:p>
    <w:p w:rsidR="002D2E22" w:rsidRDefault="002D2E22" w:rsidP="00D23C14">
      <w:pPr>
        <w:spacing w:before="360" w:after="240" w:line="240" w:lineRule="auto"/>
        <w:outlineLvl w:val="2"/>
        <w:rPr>
          <w:rFonts w:ascii="Segoe UI" w:eastAsia="Times New Roman" w:hAnsi="Segoe UI" w:cs="Segoe UI"/>
          <w:b/>
          <w:bCs/>
          <w:color w:val="24292E"/>
          <w:sz w:val="24"/>
          <w:szCs w:val="30"/>
          <w:lang w:val="en-US" w:eastAsia="sk-SK"/>
        </w:rPr>
      </w:pPr>
      <w:r>
        <w:rPr>
          <w:noProof/>
        </w:rPr>
        <w:drawing>
          <wp:inline distT="0" distB="0" distL="0" distR="0" wp14:anchorId="59EBD349" wp14:editId="79A4DE32">
            <wp:extent cx="5760720" cy="1624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24965"/>
                    </a:xfrm>
                    <a:prstGeom prst="rect">
                      <a:avLst/>
                    </a:prstGeom>
                  </pic:spPr>
                </pic:pic>
              </a:graphicData>
            </a:graphic>
          </wp:inline>
        </w:drawing>
      </w:r>
    </w:p>
    <w:p w:rsidR="002D2E22" w:rsidRPr="00880372" w:rsidRDefault="002D2E22" w:rsidP="00EA208C">
      <w:pPr>
        <w:spacing w:before="360" w:after="240" w:line="240" w:lineRule="auto"/>
        <w:outlineLvl w:val="2"/>
        <w:rPr>
          <w:rFonts w:ascii="Segoe UI" w:eastAsia="Times New Roman" w:hAnsi="Segoe UI" w:cs="Segoe UI"/>
          <w:bCs/>
          <w:color w:val="24292E"/>
          <w:sz w:val="20"/>
          <w:szCs w:val="20"/>
          <w:lang w:val="en-US" w:eastAsia="sk-SK"/>
        </w:rPr>
      </w:pPr>
      <w:r w:rsidRPr="00880372">
        <w:rPr>
          <w:rFonts w:ascii="Segoe UI" w:eastAsia="Times New Roman" w:hAnsi="Segoe UI" w:cs="Segoe UI"/>
          <w:bCs/>
          <w:color w:val="24292E"/>
          <w:sz w:val="20"/>
          <w:szCs w:val="20"/>
          <w:lang w:val="en-US" w:eastAsia="sk-SK"/>
        </w:rPr>
        <w:t>Weights calc</w:t>
      </w:r>
      <w:r w:rsidR="00B26899" w:rsidRPr="00880372">
        <w:rPr>
          <w:rFonts w:ascii="Segoe UI" w:eastAsia="Times New Roman" w:hAnsi="Segoe UI" w:cs="Segoe UI"/>
          <w:bCs/>
          <w:color w:val="24292E"/>
          <w:sz w:val="20"/>
          <w:szCs w:val="20"/>
          <w:lang w:val="en-US" w:eastAsia="sk-SK"/>
        </w:rPr>
        <w:t>ulation for stacked regressions is calculated as relation of particular r2 score to sum of all r2 scores.</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sum_r2 = xgb_r2 + gbr_r2 + rfr_r2</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xgb_w = xgb_r2/sum_r2</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gbr_w = gbr_r2/sum_r2</w:t>
      </w:r>
    </w:p>
    <w:p w:rsidR="002D2E22"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rfr_w = rfr_r2/sum_r2</w:t>
      </w:r>
    </w:p>
    <w:p w:rsidR="00753449" w:rsidRDefault="00753449"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9B1B3A" w:rsidRPr="00987D0E" w:rsidRDefault="009B1B3A" w:rsidP="00987D0E">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987D0E">
        <w:rPr>
          <w:rFonts w:ascii="Segoe UI" w:eastAsia="Times New Roman" w:hAnsi="Segoe UI" w:cs="Segoe UI"/>
          <w:b/>
          <w:bCs/>
          <w:color w:val="24292E"/>
          <w:sz w:val="28"/>
          <w:szCs w:val="36"/>
          <w:lang w:val="en-US" w:eastAsia="sk-SK"/>
        </w:rPr>
        <w:t>Best results</w:t>
      </w:r>
      <w:r w:rsidR="00753449" w:rsidRPr="00987D0E">
        <w:rPr>
          <w:rFonts w:ascii="Segoe UI" w:eastAsia="Times New Roman" w:hAnsi="Segoe UI" w:cs="Segoe UI"/>
          <w:b/>
          <w:bCs/>
          <w:color w:val="24292E"/>
          <w:sz w:val="28"/>
          <w:szCs w:val="36"/>
          <w:lang w:val="en-US" w:eastAsia="sk-SK"/>
        </w:rPr>
        <w:t xml:space="preserve"> on </w:t>
      </w:r>
      <w:r w:rsidR="00987F03">
        <w:rPr>
          <w:rFonts w:ascii="Segoe UI" w:eastAsia="Times New Roman" w:hAnsi="Segoe UI" w:cs="Segoe UI"/>
          <w:b/>
          <w:bCs/>
          <w:color w:val="24292E"/>
          <w:sz w:val="28"/>
          <w:szCs w:val="36"/>
          <w:lang w:val="en-US" w:eastAsia="sk-SK"/>
        </w:rPr>
        <w:t xml:space="preserve">Kaggle </w:t>
      </w:r>
      <w:r w:rsidR="00753449" w:rsidRPr="00987D0E">
        <w:rPr>
          <w:rFonts w:ascii="Segoe UI" w:eastAsia="Times New Roman" w:hAnsi="Segoe UI" w:cs="Segoe UI"/>
          <w:b/>
          <w:bCs/>
          <w:color w:val="24292E"/>
          <w:sz w:val="28"/>
          <w:szCs w:val="36"/>
          <w:lang w:val="en-US" w:eastAsia="sk-SK"/>
        </w:rPr>
        <w:t>test data</w:t>
      </w:r>
    </w:p>
    <w:p w:rsidR="009B1B3A" w:rsidRPr="00880372" w:rsidRDefault="00B26899" w:rsidP="00EA208C">
      <w:pPr>
        <w:spacing w:before="360" w:after="240" w:line="240" w:lineRule="auto"/>
        <w:outlineLvl w:val="2"/>
        <w:rPr>
          <w:rFonts w:ascii="Segoe UI" w:eastAsia="Times New Roman" w:hAnsi="Segoe UI" w:cs="Segoe UI"/>
          <w:bCs/>
          <w:color w:val="24292E"/>
          <w:sz w:val="20"/>
          <w:szCs w:val="20"/>
          <w:lang w:val="en-US" w:eastAsia="sk-SK"/>
        </w:rPr>
      </w:pPr>
      <w:r w:rsidRPr="00880372">
        <w:rPr>
          <w:rFonts w:ascii="Segoe UI" w:eastAsia="Times New Roman" w:hAnsi="Segoe UI" w:cs="Segoe UI"/>
          <w:bCs/>
          <w:color w:val="24292E"/>
          <w:sz w:val="20"/>
          <w:szCs w:val="20"/>
          <w:lang w:val="en-US" w:eastAsia="sk-SK"/>
        </w:rPr>
        <w:t xml:space="preserve">Result of stacked regressions gives better </w:t>
      </w:r>
      <w:r w:rsidR="000917EB" w:rsidRPr="00880372">
        <w:rPr>
          <w:rFonts w:ascii="Segoe UI" w:eastAsia="Times New Roman" w:hAnsi="Segoe UI" w:cs="Segoe UI"/>
          <w:bCs/>
          <w:color w:val="24292E"/>
          <w:sz w:val="20"/>
          <w:szCs w:val="20"/>
          <w:lang w:val="en-US" w:eastAsia="sk-SK"/>
        </w:rPr>
        <w:t>result</w:t>
      </w:r>
      <w:r w:rsidR="00AD63F6" w:rsidRPr="00880372">
        <w:rPr>
          <w:rFonts w:ascii="Segoe UI" w:eastAsia="Times New Roman" w:hAnsi="Segoe UI" w:cs="Segoe UI"/>
          <w:bCs/>
          <w:color w:val="24292E"/>
          <w:sz w:val="20"/>
          <w:szCs w:val="20"/>
          <w:lang w:val="en-US" w:eastAsia="sk-SK"/>
        </w:rPr>
        <w:t xml:space="preserve"> in Kaggle competition: </w:t>
      </w:r>
      <w:r w:rsidR="009B1B3A" w:rsidRPr="00880372">
        <w:rPr>
          <w:rFonts w:ascii="Segoe UI" w:eastAsia="Times New Roman" w:hAnsi="Segoe UI" w:cs="Segoe UI"/>
          <w:bCs/>
          <w:color w:val="24292E"/>
          <w:sz w:val="20"/>
          <w:szCs w:val="20"/>
          <w:lang w:val="en-US" w:eastAsia="sk-SK"/>
        </w:rPr>
        <w:t xml:space="preserve">RMSE </w:t>
      </w:r>
    </w:p>
    <w:p w:rsid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0.06629 this best result so far on Kaggle (valid August 12</w:t>
      </w:r>
      <w:r w:rsidRPr="00880372">
        <w:rPr>
          <w:rFonts w:ascii="Segoe UI" w:eastAsia="Times New Roman" w:hAnsi="Segoe UI" w:cs="Segoe UI"/>
          <w:bCs/>
          <w:color w:val="24292E"/>
          <w:sz w:val="20"/>
          <w:szCs w:val="20"/>
          <w:vertAlign w:val="superscript"/>
          <w:lang w:val="en-US" w:eastAsia="sk-SK"/>
        </w:rPr>
        <w:t>th</w:t>
      </w:r>
      <w:r>
        <w:rPr>
          <w:rFonts w:ascii="Segoe UI" w:eastAsia="Times New Roman" w:hAnsi="Segoe UI" w:cs="Segoe UI"/>
          <w:bCs/>
          <w:color w:val="24292E"/>
          <w:sz w:val="20"/>
          <w:szCs w:val="20"/>
          <w:lang w:val="en-US" w:eastAsia="sk-SK"/>
        </w:rPr>
        <w:t xml:space="preserve"> 2017)</w:t>
      </w:r>
    </w:p>
    <w:p w:rsid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0.10567 2</w:t>
      </w:r>
      <w:r w:rsidRPr="00880372">
        <w:rPr>
          <w:rFonts w:ascii="Segoe UI" w:eastAsia="Times New Roman" w:hAnsi="Segoe UI" w:cs="Segoe UI"/>
          <w:bCs/>
          <w:color w:val="24292E"/>
          <w:sz w:val="20"/>
          <w:szCs w:val="20"/>
          <w:vertAlign w:val="superscript"/>
          <w:lang w:val="en-US" w:eastAsia="sk-SK"/>
        </w:rPr>
        <w:t>nd</w:t>
      </w:r>
      <w:r>
        <w:rPr>
          <w:rFonts w:ascii="Segoe UI" w:eastAsia="Times New Roman" w:hAnsi="Segoe UI" w:cs="Segoe UI"/>
          <w:bCs/>
          <w:color w:val="24292E"/>
          <w:sz w:val="20"/>
          <w:szCs w:val="20"/>
          <w:lang w:val="en-US" w:eastAsia="sk-SK"/>
        </w:rPr>
        <w:t xml:space="preserve"> best result on Kaggle</w:t>
      </w:r>
    </w:p>
    <w:p w:rsid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w:t>
      </w:r>
    </w:p>
    <w:p w:rsid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w:t>
      </w:r>
    </w:p>
    <w:p w:rsid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sidRPr="00987F03">
        <w:rPr>
          <w:rFonts w:ascii="Segoe UI" w:eastAsia="Times New Roman" w:hAnsi="Segoe UI" w:cs="Segoe UI"/>
          <w:b/>
          <w:bCs/>
          <w:color w:val="24292E"/>
          <w:sz w:val="20"/>
          <w:szCs w:val="20"/>
          <w:lang w:val="en-US" w:eastAsia="sk-SK"/>
        </w:rPr>
        <w:t>0.12723</w:t>
      </w:r>
      <w:r>
        <w:rPr>
          <w:rFonts w:ascii="Segoe UI" w:eastAsia="Times New Roman" w:hAnsi="Segoe UI" w:cs="Segoe UI"/>
          <w:bCs/>
          <w:color w:val="24292E"/>
          <w:sz w:val="20"/>
          <w:szCs w:val="20"/>
          <w:lang w:val="en-US" w:eastAsia="sk-SK"/>
        </w:rPr>
        <w:t xml:space="preserve"> my best result which I was not able reproduce later</w:t>
      </w:r>
    </w:p>
    <w:p w:rsidR="009B1B3A" w:rsidRP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sidRPr="00987F03">
        <w:rPr>
          <w:rFonts w:ascii="Segoe UI" w:eastAsia="Times New Roman" w:hAnsi="Segoe UI" w:cs="Segoe UI"/>
          <w:b/>
          <w:bCs/>
          <w:color w:val="24292E"/>
          <w:sz w:val="20"/>
          <w:szCs w:val="20"/>
          <w:lang w:val="en-US" w:eastAsia="sk-SK"/>
        </w:rPr>
        <w:t>0.12900</w:t>
      </w:r>
      <w:r>
        <w:rPr>
          <w:rFonts w:ascii="Segoe UI" w:eastAsia="Times New Roman" w:hAnsi="Segoe UI" w:cs="Segoe UI"/>
          <w:bCs/>
          <w:color w:val="24292E"/>
          <w:sz w:val="20"/>
          <w:szCs w:val="20"/>
          <w:lang w:val="en-US" w:eastAsia="sk-SK"/>
        </w:rPr>
        <w:t xml:space="preserve"> my result for stacked </w:t>
      </w:r>
      <w:r w:rsidR="00EA320E">
        <w:rPr>
          <w:rFonts w:ascii="Segoe UI" w:eastAsia="Times New Roman" w:hAnsi="Segoe UI" w:cs="Segoe UI"/>
          <w:bCs/>
          <w:color w:val="24292E"/>
          <w:sz w:val="20"/>
          <w:szCs w:val="20"/>
          <w:lang w:val="en-US" w:eastAsia="sk-SK"/>
        </w:rPr>
        <w:t xml:space="preserve">Decision Tree </w:t>
      </w:r>
      <w:r>
        <w:rPr>
          <w:rFonts w:ascii="Segoe UI" w:eastAsia="Times New Roman" w:hAnsi="Segoe UI" w:cs="Segoe UI"/>
          <w:bCs/>
          <w:color w:val="24292E"/>
          <w:sz w:val="20"/>
          <w:szCs w:val="20"/>
          <w:lang w:val="en-US" w:eastAsia="sk-SK"/>
        </w:rPr>
        <w:t>regressions</w:t>
      </w:r>
    </w:p>
    <w:p w:rsidR="00B26899"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sidRPr="00987F03">
        <w:rPr>
          <w:rFonts w:ascii="Segoe UI" w:eastAsia="Times New Roman" w:hAnsi="Segoe UI" w:cs="Segoe UI"/>
          <w:b/>
          <w:bCs/>
          <w:color w:val="24292E"/>
          <w:sz w:val="20"/>
          <w:szCs w:val="20"/>
          <w:lang w:val="en-US" w:eastAsia="sk-SK"/>
        </w:rPr>
        <w:t>0.13289</w:t>
      </w:r>
      <w:r>
        <w:rPr>
          <w:rFonts w:ascii="Segoe UI" w:eastAsia="Times New Roman" w:hAnsi="Segoe UI" w:cs="Segoe UI"/>
          <w:bCs/>
          <w:color w:val="24292E"/>
          <w:sz w:val="20"/>
          <w:szCs w:val="20"/>
          <w:lang w:val="en-US" w:eastAsia="sk-SK"/>
        </w:rPr>
        <w:t xml:space="preserve"> for XGBoost</w:t>
      </w:r>
      <w:r w:rsidR="00EA320E">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the best individual model</w:t>
      </w:r>
    </w:p>
    <w:p w:rsidR="000C1328" w:rsidRDefault="000C1328" w:rsidP="00880372">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p>
    <w:p w:rsidR="000C1328" w:rsidRDefault="000C1328" w:rsidP="004D1D61">
      <w:pPr>
        <w:spacing w:before="360" w:after="240" w:line="240" w:lineRule="auto"/>
        <w:outlineLvl w:val="2"/>
        <w:rPr>
          <w:rFonts w:ascii="Segoe UI" w:eastAsia="Times New Roman" w:hAnsi="Segoe UI" w:cs="Segoe UI"/>
          <w:bCs/>
          <w:color w:val="24292E"/>
          <w:sz w:val="20"/>
          <w:szCs w:val="20"/>
          <w:lang w:val="en-US" w:eastAsia="sk-SK"/>
        </w:rPr>
      </w:pPr>
    </w:p>
    <w:p w:rsidR="004D1D61" w:rsidRDefault="004D1D61" w:rsidP="004D1D61">
      <w:pPr>
        <w:spacing w:before="360" w:after="240" w:line="240" w:lineRule="auto"/>
        <w:outlineLvl w:val="2"/>
        <w:rPr>
          <w:rFonts w:ascii="Segoe UI" w:eastAsia="Times New Roman" w:hAnsi="Segoe UI" w:cs="Segoe UI"/>
          <w:bCs/>
          <w:color w:val="24292E"/>
          <w:sz w:val="20"/>
          <w:szCs w:val="20"/>
          <w:lang w:val="en-US" w:eastAsia="sk-SK"/>
        </w:rPr>
      </w:pPr>
    </w:p>
    <w:p w:rsidR="004D1D61" w:rsidRDefault="004D1D61" w:rsidP="004D1D61">
      <w:pPr>
        <w:spacing w:before="360" w:after="240" w:line="240" w:lineRule="auto"/>
        <w:outlineLvl w:val="2"/>
        <w:rPr>
          <w:rFonts w:ascii="Segoe UI" w:eastAsia="Times New Roman" w:hAnsi="Segoe UI" w:cs="Segoe UI"/>
          <w:bCs/>
          <w:color w:val="24292E"/>
          <w:sz w:val="20"/>
          <w:szCs w:val="20"/>
          <w:lang w:val="en-US" w:eastAsia="sk-SK"/>
        </w:rPr>
      </w:pPr>
    </w:p>
    <w:p w:rsidR="0013772F" w:rsidRDefault="004D1D61" w:rsidP="0013772F">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13772F">
        <w:rPr>
          <w:rFonts w:ascii="Segoe UI" w:eastAsia="Times New Roman" w:hAnsi="Segoe UI" w:cs="Segoe UI"/>
          <w:b/>
          <w:bCs/>
          <w:color w:val="24292E"/>
          <w:sz w:val="28"/>
          <w:szCs w:val="36"/>
          <w:lang w:val="en-US" w:eastAsia="sk-SK"/>
        </w:rPr>
        <w:lastRenderedPageBreak/>
        <w:t xml:space="preserve">Comparison of the performance </w:t>
      </w:r>
    </w:p>
    <w:p w:rsidR="00E9472E" w:rsidRPr="00423900" w:rsidRDefault="00423900"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sidRPr="00423900">
        <w:rPr>
          <w:rFonts w:ascii="Segoe UI" w:eastAsia="Times New Roman" w:hAnsi="Segoe UI" w:cs="Segoe UI"/>
          <w:bCs/>
          <w:color w:val="24292E"/>
          <w:sz w:val="20"/>
          <w:szCs w:val="20"/>
          <w:lang w:val="en-US" w:eastAsia="sk-SK"/>
        </w:rPr>
        <w:t>Finally,</w:t>
      </w:r>
      <w:r w:rsidR="00E9472E" w:rsidRPr="00423900">
        <w:rPr>
          <w:rFonts w:ascii="Segoe UI" w:eastAsia="Times New Roman" w:hAnsi="Segoe UI" w:cs="Segoe UI"/>
          <w:bCs/>
          <w:color w:val="24292E"/>
          <w:sz w:val="20"/>
          <w:szCs w:val="20"/>
          <w:lang w:val="en-US" w:eastAsia="sk-SK"/>
        </w:rPr>
        <w:t xml:space="preserve"> some words </w:t>
      </w:r>
      <w:ins w:id="33" w:author="Jiří Maňák" w:date="2017-08-14T16:31:00Z">
        <w:r w:rsidR="00177629">
          <w:rPr>
            <w:rFonts w:ascii="Segoe UI" w:eastAsia="Times New Roman" w:hAnsi="Segoe UI" w:cs="Segoe UI"/>
            <w:bCs/>
            <w:color w:val="24292E"/>
            <w:sz w:val="20"/>
            <w:szCs w:val="20"/>
            <w:lang w:val="en-US" w:eastAsia="sk-SK"/>
          </w:rPr>
          <w:t>re</w:t>
        </w:r>
      </w:ins>
      <w:ins w:id="34" w:author="Jiří Maňák" w:date="2017-08-14T16:32:00Z">
        <w:r w:rsidR="00177629">
          <w:rPr>
            <w:rFonts w:ascii="Segoe UI" w:eastAsia="Times New Roman" w:hAnsi="Segoe UI" w:cs="Segoe UI"/>
            <w:bCs/>
            <w:color w:val="24292E"/>
            <w:sz w:val="20"/>
            <w:szCs w:val="20"/>
            <w:lang w:val="en-US" w:eastAsia="sk-SK"/>
          </w:rPr>
          <w:t>garding</w:t>
        </w:r>
      </w:ins>
      <w:del w:id="35" w:author="Jiří Maňák" w:date="2017-08-14T16:31:00Z">
        <w:r w:rsidR="00E9472E" w:rsidRPr="00423900" w:rsidDel="00177629">
          <w:rPr>
            <w:rFonts w:ascii="Segoe UI" w:eastAsia="Times New Roman" w:hAnsi="Segoe UI" w:cs="Segoe UI"/>
            <w:bCs/>
            <w:color w:val="24292E"/>
            <w:sz w:val="20"/>
            <w:szCs w:val="20"/>
            <w:lang w:val="en-US" w:eastAsia="sk-SK"/>
          </w:rPr>
          <w:delText>to</w:delText>
        </w:r>
      </w:del>
      <w:r w:rsidR="00E9472E" w:rsidRPr="00423900">
        <w:rPr>
          <w:rFonts w:ascii="Segoe UI" w:eastAsia="Times New Roman" w:hAnsi="Segoe UI" w:cs="Segoe UI"/>
          <w:bCs/>
          <w:color w:val="24292E"/>
          <w:sz w:val="20"/>
          <w:szCs w:val="20"/>
          <w:lang w:val="en-US" w:eastAsia="sk-SK"/>
        </w:rPr>
        <w:t xml:space="preserve"> the results of the different models</w:t>
      </w:r>
      <w:ins w:id="36" w:author="Jiří Maňák" w:date="2017-08-14T16:32:00Z">
        <w:r w:rsidR="00177629">
          <w:rPr>
            <w:rFonts w:ascii="Segoe UI" w:eastAsia="Times New Roman" w:hAnsi="Segoe UI" w:cs="Segoe UI"/>
            <w:bCs/>
            <w:color w:val="24292E"/>
            <w:sz w:val="20"/>
            <w:szCs w:val="20"/>
            <w:lang w:val="en-US" w:eastAsia="sk-SK"/>
          </w:rPr>
          <w:t>:</w:t>
        </w:r>
      </w:ins>
      <w:del w:id="37" w:author="Jiří Maňák" w:date="2017-08-14T16:32:00Z">
        <w:r w:rsidR="00E9472E" w:rsidRPr="00423900" w:rsidDel="00177629">
          <w:rPr>
            <w:rFonts w:ascii="Segoe UI" w:eastAsia="Times New Roman" w:hAnsi="Segoe UI" w:cs="Segoe UI"/>
            <w:bCs/>
            <w:color w:val="24292E"/>
            <w:sz w:val="20"/>
            <w:szCs w:val="20"/>
            <w:lang w:val="en-US" w:eastAsia="sk-SK"/>
          </w:rPr>
          <w:delText>.</w:delText>
        </w:r>
      </w:del>
      <w:r w:rsidR="00E9472E" w:rsidRPr="00423900">
        <w:rPr>
          <w:rFonts w:ascii="Segoe UI" w:eastAsia="Times New Roman" w:hAnsi="Segoe UI" w:cs="Segoe UI"/>
          <w:bCs/>
          <w:color w:val="24292E"/>
          <w:sz w:val="20"/>
          <w:szCs w:val="20"/>
          <w:lang w:val="en-US" w:eastAsia="sk-SK"/>
        </w:rPr>
        <w:t xml:space="preserve"> </w:t>
      </w:r>
    </w:p>
    <w:p w:rsidR="00E9472E" w:rsidRDefault="00E9472E"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sidRPr="00423900">
        <w:rPr>
          <w:rFonts w:ascii="Segoe UI" w:eastAsia="Times New Roman" w:hAnsi="Segoe UI" w:cs="Segoe UI"/>
          <w:bCs/>
          <w:color w:val="24292E"/>
          <w:sz w:val="20"/>
          <w:szCs w:val="20"/>
          <w:lang w:val="en-US" w:eastAsia="sk-SK"/>
        </w:rPr>
        <w:t xml:space="preserve">On the performance of both </w:t>
      </w:r>
      <w:ins w:id="38" w:author="Jiří Maňák" w:date="2017-08-14T16:32:00Z">
        <w:r w:rsidR="00177629">
          <w:rPr>
            <w:rFonts w:ascii="Segoe UI" w:eastAsia="Times New Roman" w:hAnsi="Segoe UI" w:cs="Segoe UI"/>
            <w:bCs/>
            <w:color w:val="24292E"/>
            <w:sz w:val="20"/>
            <w:szCs w:val="20"/>
            <w:lang w:val="en-US" w:eastAsia="sk-SK"/>
          </w:rPr>
          <w:t xml:space="preserve">the </w:t>
        </w:r>
      </w:ins>
      <w:r w:rsidRPr="00423900">
        <w:rPr>
          <w:rFonts w:ascii="Segoe UI" w:eastAsia="Times New Roman" w:hAnsi="Segoe UI" w:cs="Segoe UI"/>
          <w:bCs/>
          <w:color w:val="24292E"/>
          <w:sz w:val="20"/>
          <w:szCs w:val="20"/>
          <w:lang w:val="en-US" w:eastAsia="sk-SK"/>
        </w:rPr>
        <w:t xml:space="preserve">linear regression models it </w:t>
      </w:r>
      <w:del w:id="39" w:author="Jiří Maňák" w:date="2017-08-14T16:32:00Z">
        <w:r w:rsidRPr="00423900" w:rsidDel="00177629">
          <w:rPr>
            <w:rFonts w:ascii="Segoe UI" w:eastAsia="Times New Roman" w:hAnsi="Segoe UI" w:cs="Segoe UI"/>
            <w:bCs/>
            <w:color w:val="24292E"/>
            <w:sz w:val="20"/>
            <w:szCs w:val="20"/>
            <w:lang w:val="en-US" w:eastAsia="sk-SK"/>
          </w:rPr>
          <w:delText>is to</w:delText>
        </w:r>
      </w:del>
      <w:ins w:id="40" w:author="Jiří Maňák" w:date="2017-08-14T16:32:00Z">
        <w:r w:rsidR="00177629">
          <w:rPr>
            <w:rFonts w:ascii="Segoe UI" w:eastAsia="Times New Roman" w:hAnsi="Segoe UI" w:cs="Segoe UI"/>
            <w:bCs/>
            <w:color w:val="24292E"/>
            <w:sz w:val="20"/>
            <w:szCs w:val="20"/>
            <w:lang w:val="en-US" w:eastAsia="sk-SK"/>
          </w:rPr>
          <w:t>can be</w:t>
        </w:r>
      </w:ins>
      <w:r w:rsidRPr="00423900">
        <w:rPr>
          <w:rFonts w:ascii="Segoe UI" w:eastAsia="Times New Roman" w:hAnsi="Segoe UI" w:cs="Segoe UI"/>
          <w:bCs/>
          <w:color w:val="24292E"/>
          <w:sz w:val="20"/>
          <w:szCs w:val="20"/>
          <w:lang w:val="en-US" w:eastAsia="sk-SK"/>
        </w:rPr>
        <w:t xml:space="preserve"> seen that </w:t>
      </w:r>
      <w:ins w:id="41" w:author="Jiří Maňák" w:date="2017-08-14T16:33:00Z">
        <w:r w:rsidR="00177629">
          <w:rPr>
            <w:rFonts w:ascii="Segoe UI" w:eastAsia="Times New Roman" w:hAnsi="Segoe UI" w:cs="Segoe UI"/>
            <w:bCs/>
            <w:color w:val="24292E"/>
            <w:sz w:val="20"/>
            <w:szCs w:val="20"/>
            <w:lang w:val="en-US" w:eastAsia="sk-SK"/>
          </w:rPr>
          <w:t xml:space="preserve">square </w:t>
        </w:r>
      </w:ins>
      <w:r w:rsidRPr="00423900">
        <w:rPr>
          <w:rFonts w:ascii="Segoe UI" w:eastAsia="Times New Roman" w:hAnsi="Segoe UI" w:cs="Segoe UI"/>
          <w:bCs/>
          <w:color w:val="24292E"/>
          <w:sz w:val="20"/>
          <w:szCs w:val="20"/>
          <w:lang w:val="en-US" w:eastAsia="sk-SK"/>
        </w:rPr>
        <w:t>footage of living area strongly correlates with the price. But this is not enough.</w:t>
      </w:r>
    </w:p>
    <w:p w:rsidR="00423900" w:rsidRPr="00423900" w:rsidRDefault="00423900"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E9472E" w:rsidRDefault="00E9472E"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sidRPr="00423900">
        <w:rPr>
          <w:rFonts w:ascii="Segoe UI" w:eastAsia="Times New Roman" w:hAnsi="Segoe UI" w:cs="Segoe UI"/>
          <w:bCs/>
          <w:color w:val="24292E"/>
          <w:sz w:val="20"/>
          <w:szCs w:val="20"/>
          <w:lang w:val="en-US" w:eastAsia="sk-SK"/>
        </w:rPr>
        <w:t xml:space="preserve">Models based on decision trees were strong candidates for the best performance and didn’t disappoint. XGBoost beat </w:t>
      </w:r>
      <w:r w:rsidR="00EC3609" w:rsidRPr="00423900">
        <w:rPr>
          <w:rFonts w:ascii="Segoe UI" w:eastAsia="Times New Roman" w:hAnsi="Segoe UI" w:cs="Segoe UI"/>
          <w:bCs/>
          <w:color w:val="24292E"/>
          <w:sz w:val="20"/>
          <w:szCs w:val="20"/>
          <w:lang w:val="en-US" w:eastAsia="sk-SK"/>
        </w:rPr>
        <w:t>all other models. It is interesting that stacked decision tree model</w:t>
      </w:r>
      <w:del w:id="42" w:author="Jiří Maňák" w:date="2017-08-14T16:35:00Z">
        <w:r w:rsidR="00EC3609" w:rsidRPr="00423900" w:rsidDel="006D39A9">
          <w:rPr>
            <w:rFonts w:ascii="Segoe UI" w:eastAsia="Times New Roman" w:hAnsi="Segoe UI" w:cs="Segoe UI"/>
            <w:bCs/>
            <w:color w:val="24292E"/>
            <w:sz w:val="20"/>
            <w:szCs w:val="20"/>
            <w:lang w:val="en-US" w:eastAsia="sk-SK"/>
          </w:rPr>
          <w:delText>s</w:delText>
        </w:r>
      </w:del>
      <w:r w:rsidR="00EC3609" w:rsidRPr="00423900">
        <w:rPr>
          <w:rFonts w:ascii="Segoe UI" w:eastAsia="Times New Roman" w:hAnsi="Segoe UI" w:cs="Segoe UI"/>
          <w:bCs/>
          <w:color w:val="24292E"/>
          <w:sz w:val="20"/>
          <w:szCs w:val="20"/>
          <w:lang w:val="en-US" w:eastAsia="sk-SK"/>
        </w:rPr>
        <w:t xml:space="preserve"> created </w:t>
      </w:r>
      <w:ins w:id="43" w:author="Jiří Maňák" w:date="2017-08-14T16:35:00Z">
        <w:r w:rsidR="006D39A9">
          <w:rPr>
            <w:rFonts w:ascii="Segoe UI" w:eastAsia="Times New Roman" w:hAnsi="Segoe UI" w:cs="Segoe UI"/>
            <w:bCs/>
            <w:color w:val="24292E"/>
            <w:sz w:val="20"/>
            <w:szCs w:val="20"/>
            <w:lang w:val="en-US" w:eastAsia="sk-SK"/>
          </w:rPr>
          <w:t xml:space="preserve">the </w:t>
        </w:r>
      </w:ins>
      <w:r w:rsidR="00EC3609" w:rsidRPr="00423900">
        <w:rPr>
          <w:rFonts w:ascii="Segoe UI" w:eastAsia="Times New Roman" w:hAnsi="Segoe UI" w:cs="Segoe UI"/>
          <w:bCs/>
          <w:color w:val="24292E"/>
          <w:sz w:val="20"/>
          <w:szCs w:val="20"/>
          <w:lang w:val="en-US" w:eastAsia="sk-SK"/>
        </w:rPr>
        <w:t xml:space="preserve">best result in </w:t>
      </w:r>
      <w:ins w:id="44" w:author="Jiří Maňák" w:date="2017-08-14T16:35:00Z">
        <w:r w:rsidR="006D39A9">
          <w:rPr>
            <w:rFonts w:ascii="Segoe UI" w:eastAsia="Times New Roman" w:hAnsi="Segoe UI" w:cs="Segoe UI"/>
            <w:bCs/>
            <w:color w:val="24292E"/>
            <w:sz w:val="20"/>
            <w:szCs w:val="20"/>
            <w:lang w:val="en-US" w:eastAsia="sk-SK"/>
          </w:rPr>
          <w:t xml:space="preserve">the </w:t>
        </w:r>
      </w:ins>
      <w:r w:rsidR="00EC3609" w:rsidRPr="00423900">
        <w:rPr>
          <w:rFonts w:ascii="Segoe UI" w:eastAsia="Times New Roman" w:hAnsi="Segoe UI" w:cs="Segoe UI"/>
          <w:bCs/>
          <w:color w:val="24292E"/>
          <w:sz w:val="20"/>
          <w:szCs w:val="20"/>
          <w:lang w:val="en-US" w:eastAsia="sk-SK"/>
        </w:rPr>
        <w:t>Kaggle competition, better than XGBoost alone. It looks like XGBoost is overfitting a bit.</w:t>
      </w:r>
    </w:p>
    <w:p w:rsidR="00423900" w:rsidRPr="00423900" w:rsidRDefault="00423900"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EC3609" w:rsidRDefault="006D39A9"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ins w:id="45" w:author="Jiří Maňák" w:date="2017-08-14T16:36:00Z">
        <w:r>
          <w:rPr>
            <w:rFonts w:ascii="Segoe UI" w:eastAsia="Times New Roman" w:hAnsi="Segoe UI" w:cs="Segoe UI"/>
            <w:bCs/>
            <w:color w:val="24292E"/>
            <w:sz w:val="20"/>
            <w:szCs w:val="20"/>
            <w:lang w:val="en-US" w:eastAsia="sk-SK"/>
          </w:rPr>
          <w:t xml:space="preserve">The </w:t>
        </w:r>
      </w:ins>
      <w:del w:id="46" w:author="Jiří Maňák" w:date="2017-08-14T16:36:00Z">
        <w:r w:rsidR="00EC3609" w:rsidRPr="00423900" w:rsidDel="006D39A9">
          <w:rPr>
            <w:rFonts w:ascii="Segoe UI" w:eastAsia="Times New Roman" w:hAnsi="Segoe UI" w:cs="Segoe UI"/>
            <w:bCs/>
            <w:color w:val="24292E"/>
            <w:sz w:val="20"/>
            <w:szCs w:val="20"/>
            <w:lang w:val="en-US" w:eastAsia="sk-SK"/>
          </w:rPr>
          <w:delText>R</w:delText>
        </w:r>
      </w:del>
      <w:ins w:id="47" w:author="Jiří Maňák" w:date="2017-08-14T16:36:00Z">
        <w:r>
          <w:rPr>
            <w:rFonts w:ascii="Segoe UI" w:eastAsia="Times New Roman" w:hAnsi="Segoe UI" w:cs="Segoe UI"/>
            <w:bCs/>
            <w:color w:val="24292E"/>
            <w:sz w:val="20"/>
            <w:szCs w:val="20"/>
            <w:lang w:val="en-US" w:eastAsia="sk-SK"/>
          </w:rPr>
          <w:t>r</w:t>
        </w:r>
      </w:ins>
      <w:r w:rsidR="00EC3609" w:rsidRPr="00423900">
        <w:rPr>
          <w:rFonts w:ascii="Segoe UI" w:eastAsia="Times New Roman" w:hAnsi="Segoe UI" w:cs="Segoe UI"/>
          <w:bCs/>
          <w:color w:val="24292E"/>
          <w:sz w:val="20"/>
          <w:szCs w:val="20"/>
          <w:lang w:val="en-US" w:eastAsia="sk-SK"/>
        </w:rPr>
        <w:t xml:space="preserve">esult of Support vector regression shows that this model isn’t </w:t>
      </w:r>
      <w:del w:id="48" w:author="Jiří Maňák" w:date="2017-08-14T16:37:00Z">
        <w:r w:rsidR="00EC3609" w:rsidRPr="00423900" w:rsidDel="006D39A9">
          <w:rPr>
            <w:rFonts w:ascii="Segoe UI" w:eastAsia="Times New Roman" w:hAnsi="Segoe UI" w:cs="Segoe UI"/>
            <w:bCs/>
            <w:color w:val="24292E"/>
            <w:sz w:val="20"/>
            <w:szCs w:val="20"/>
            <w:lang w:val="en-US" w:eastAsia="sk-SK"/>
          </w:rPr>
          <w:delText xml:space="preserve">a </w:delText>
        </w:r>
      </w:del>
      <w:r w:rsidR="00EC3609" w:rsidRPr="00423900">
        <w:rPr>
          <w:rFonts w:ascii="Segoe UI" w:eastAsia="Times New Roman" w:hAnsi="Segoe UI" w:cs="Segoe UI"/>
          <w:bCs/>
          <w:color w:val="24292E"/>
          <w:sz w:val="20"/>
          <w:szCs w:val="20"/>
          <w:lang w:val="en-US" w:eastAsia="sk-SK"/>
        </w:rPr>
        <w:t xml:space="preserve">good </w:t>
      </w:r>
      <w:del w:id="49" w:author="Jiří Maňák" w:date="2017-08-14T16:37:00Z">
        <w:r w:rsidR="00EC3609" w:rsidRPr="00423900" w:rsidDel="006D39A9">
          <w:rPr>
            <w:rFonts w:ascii="Segoe UI" w:eastAsia="Times New Roman" w:hAnsi="Segoe UI" w:cs="Segoe UI"/>
            <w:bCs/>
            <w:color w:val="24292E"/>
            <w:sz w:val="20"/>
            <w:szCs w:val="20"/>
            <w:lang w:val="en-US" w:eastAsia="sk-SK"/>
          </w:rPr>
          <w:delText xml:space="preserve">model </w:delText>
        </w:r>
      </w:del>
      <w:r w:rsidR="00EC3609" w:rsidRPr="00423900">
        <w:rPr>
          <w:rFonts w:ascii="Segoe UI" w:eastAsia="Times New Roman" w:hAnsi="Segoe UI" w:cs="Segoe UI"/>
          <w:bCs/>
          <w:color w:val="24292E"/>
          <w:sz w:val="20"/>
          <w:szCs w:val="20"/>
          <w:lang w:val="en-US" w:eastAsia="sk-SK"/>
        </w:rPr>
        <w:t xml:space="preserve">for this kind of problem. </w:t>
      </w:r>
      <w:ins w:id="50" w:author="Jiří Maňák" w:date="2017-08-14T16:37:00Z">
        <w:r>
          <w:rPr>
            <w:rFonts w:ascii="Segoe UI" w:eastAsia="Times New Roman" w:hAnsi="Segoe UI" w:cs="Segoe UI"/>
            <w:bCs/>
            <w:color w:val="24292E"/>
            <w:sz w:val="20"/>
            <w:szCs w:val="20"/>
            <w:lang w:val="en-US" w:eastAsia="sk-SK"/>
          </w:rPr>
          <w:t xml:space="preserve">The </w:t>
        </w:r>
      </w:ins>
      <w:del w:id="51" w:author="Jiří Maňák" w:date="2017-08-14T16:37:00Z">
        <w:r w:rsidR="00EC3609" w:rsidRPr="00423900" w:rsidDel="006D39A9">
          <w:rPr>
            <w:rFonts w:ascii="Segoe UI" w:eastAsia="Times New Roman" w:hAnsi="Segoe UI" w:cs="Segoe UI"/>
            <w:bCs/>
            <w:color w:val="24292E"/>
            <w:sz w:val="20"/>
            <w:szCs w:val="20"/>
            <w:lang w:val="en-US" w:eastAsia="sk-SK"/>
          </w:rPr>
          <w:delText>P</w:delText>
        </w:r>
      </w:del>
      <w:ins w:id="52" w:author="Jiří Maňák" w:date="2017-08-14T16:37:00Z">
        <w:r>
          <w:rPr>
            <w:rFonts w:ascii="Segoe UI" w:eastAsia="Times New Roman" w:hAnsi="Segoe UI" w:cs="Segoe UI"/>
            <w:bCs/>
            <w:color w:val="24292E"/>
            <w:sz w:val="20"/>
            <w:szCs w:val="20"/>
            <w:lang w:val="en-US" w:eastAsia="sk-SK"/>
          </w:rPr>
          <w:t>p</w:t>
        </w:r>
      </w:ins>
      <w:r w:rsidR="00EC3609" w:rsidRPr="00423900">
        <w:rPr>
          <w:rFonts w:ascii="Segoe UI" w:eastAsia="Times New Roman" w:hAnsi="Segoe UI" w:cs="Segoe UI"/>
          <w:bCs/>
          <w:color w:val="24292E"/>
          <w:sz w:val="20"/>
          <w:szCs w:val="20"/>
          <w:lang w:val="en-US" w:eastAsia="sk-SK"/>
        </w:rPr>
        <w:t>erformance wasn’t far away from simple linear regression.</w:t>
      </w:r>
    </w:p>
    <w:p w:rsidR="00423900" w:rsidRPr="00423900" w:rsidRDefault="00423900"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EC3609" w:rsidRPr="00423900" w:rsidRDefault="00EC3609"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sidRPr="00423900">
        <w:rPr>
          <w:rFonts w:ascii="Segoe UI" w:eastAsia="Times New Roman" w:hAnsi="Segoe UI" w:cs="Segoe UI"/>
          <w:bCs/>
          <w:color w:val="24292E"/>
          <w:sz w:val="20"/>
          <w:szCs w:val="20"/>
          <w:lang w:val="en-US" w:eastAsia="sk-SK"/>
        </w:rPr>
        <w:t xml:space="preserve">Neural Network didn’t </w:t>
      </w:r>
      <w:r w:rsidR="00423900" w:rsidRPr="00423900">
        <w:rPr>
          <w:rFonts w:ascii="Segoe UI" w:eastAsia="Times New Roman" w:hAnsi="Segoe UI" w:cs="Segoe UI"/>
          <w:bCs/>
          <w:color w:val="24292E"/>
          <w:sz w:val="20"/>
          <w:szCs w:val="20"/>
          <w:lang w:val="en-US" w:eastAsia="sk-SK"/>
        </w:rPr>
        <w:t>achieve</w:t>
      </w:r>
      <w:r w:rsidRPr="00423900">
        <w:rPr>
          <w:rFonts w:ascii="Segoe UI" w:eastAsia="Times New Roman" w:hAnsi="Segoe UI" w:cs="Segoe UI"/>
          <w:bCs/>
          <w:color w:val="24292E"/>
          <w:sz w:val="20"/>
          <w:szCs w:val="20"/>
          <w:lang w:val="en-US" w:eastAsia="sk-SK"/>
        </w:rPr>
        <w:t xml:space="preserve"> </w:t>
      </w:r>
      <w:ins w:id="53" w:author="Jiří Maňák" w:date="2017-08-14T16:38:00Z">
        <w:r w:rsidR="006D39A9">
          <w:rPr>
            <w:rFonts w:ascii="Segoe UI" w:eastAsia="Times New Roman" w:hAnsi="Segoe UI" w:cs="Segoe UI"/>
            <w:bCs/>
            <w:color w:val="24292E"/>
            <w:sz w:val="20"/>
            <w:szCs w:val="20"/>
            <w:lang w:val="en-US" w:eastAsia="sk-SK"/>
          </w:rPr>
          <w:t xml:space="preserve">the </w:t>
        </w:r>
      </w:ins>
      <w:r w:rsidRPr="00423900">
        <w:rPr>
          <w:rFonts w:ascii="Segoe UI" w:eastAsia="Times New Roman" w:hAnsi="Segoe UI" w:cs="Segoe UI"/>
          <w:bCs/>
          <w:color w:val="24292E"/>
          <w:sz w:val="20"/>
          <w:szCs w:val="20"/>
          <w:lang w:val="en-US" w:eastAsia="sk-SK"/>
        </w:rPr>
        <w:t xml:space="preserve">best performance, but this model is definitely the strongest competitor. </w:t>
      </w:r>
      <w:r w:rsidR="00423900" w:rsidRPr="00423900">
        <w:rPr>
          <w:rFonts w:ascii="Segoe UI" w:eastAsia="Times New Roman" w:hAnsi="Segoe UI" w:cs="Segoe UI"/>
          <w:bCs/>
          <w:color w:val="24292E"/>
          <w:sz w:val="20"/>
          <w:szCs w:val="20"/>
          <w:lang w:val="en-US" w:eastAsia="sk-SK"/>
        </w:rPr>
        <w:t>This model landed between decision tree</w:t>
      </w:r>
      <w:del w:id="54" w:author="Jiří Maňák" w:date="2017-08-14T16:41:00Z">
        <w:r w:rsidR="00423900" w:rsidRPr="00423900" w:rsidDel="006D39A9">
          <w:rPr>
            <w:rFonts w:ascii="Segoe UI" w:eastAsia="Times New Roman" w:hAnsi="Segoe UI" w:cs="Segoe UI"/>
            <w:bCs/>
            <w:color w:val="24292E"/>
            <w:sz w:val="20"/>
            <w:szCs w:val="20"/>
            <w:lang w:val="en-US" w:eastAsia="sk-SK"/>
          </w:rPr>
          <w:delText>s</w:delText>
        </w:r>
      </w:del>
      <w:r w:rsidR="00423900" w:rsidRPr="00423900">
        <w:rPr>
          <w:rFonts w:ascii="Segoe UI" w:eastAsia="Times New Roman" w:hAnsi="Segoe UI" w:cs="Segoe UI"/>
          <w:bCs/>
          <w:color w:val="24292E"/>
          <w:sz w:val="20"/>
          <w:szCs w:val="20"/>
          <w:lang w:val="en-US" w:eastAsia="sk-SK"/>
        </w:rPr>
        <w:t xml:space="preserve"> models already on the first attempt. I believe </w:t>
      </w:r>
      <w:del w:id="55" w:author="Jiří Maňák" w:date="2017-08-14T16:42:00Z">
        <w:r w:rsidR="00423900" w:rsidRPr="00423900" w:rsidDel="006D39A9">
          <w:rPr>
            <w:rFonts w:ascii="Segoe UI" w:eastAsia="Times New Roman" w:hAnsi="Segoe UI" w:cs="Segoe UI"/>
            <w:bCs/>
            <w:color w:val="24292E"/>
            <w:sz w:val="20"/>
            <w:szCs w:val="20"/>
            <w:lang w:val="en-US" w:eastAsia="sk-SK"/>
          </w:rPr>
          <w:delText xml:space="preserve">that </w:delText>
        </w:r>
      </w:del>
      <w:r w:rsidR="00423900" w:rsidRPr="00423900">
        <w:rPr>
          <w:rFonts w:ascii="Segoe UI" w:eastAsia="Times New Roman" w:hAnsi="Segoe UI" w:cs="Segoe UI"/>
          <w:bCs/>
          <w:color w:val="24292E"/>
          <w:sz w:val="20"/>
          <w:szCs w:val="20"/>
          <w:lang w:val="en-US" w:eastAsia="sk-SK"/>
        </w:rPr>
        <w:t xml:space="preserve">further tuning will bring it to the top. I </w:t>
      </w:r>
      <w:del w:id="56" w:author="Jiří Maňák" w:date="2017-08-14T16:43:00Z">
        <w:r w:rsidR="00423900" w:rsidRPr="00423900" w:rsidDel="006D39A9">
          <w:rPr>
            <w:rFonts w:ascii="Segoe UI" w:eastAsia="Times New Roman" w:hAnsi="Segoe UI" w:cs="Segoe UI"/>
            <w:bCs/>
            <w:color w:val="24292E"/>
            <w:sz w:val="20"/>
            <w:szCs w:val="20"/>
            <w:lang w:val="en-US" w:eastAsia="sk-SK"/>
          </w:rPr>
          <w:delText>have in plan</w:delText>
        </w:r>
      </w:del>
      <w:ins w:id="57" w:author="Jiří Maňák" w:date="2017-08-14T16:43:00Z">
        <w:r w:rsidR="006D39A9">
          <w:rPr>
            <w:rFonts w:ascii="Segoe UI" w:eastAsia="Times New Roman" w:hAnsi="Segoe UI" w:cs="Segoe UI"/>
            <w:bCs/>
            <w:color w:val="24292E"/>
            <w:sz w:val="20"/>
            <w:szCs w:val="20"/>
            <w:lang w:val="en-US" w:eastAsia="sk-SK"/>
          </w:rPr>
          <w:t xml:space="preserve">would like </w:t>
        </w:r>
      </w:ins>
      <w:del w:id="58" w:author="Jiří Maňák" w:date="2017-08-14T16:43:00Z">
        <w:r w:rsidR="00423900" w:rsidRPr="00423900" w:rsidDel="006D39A9">
          <w:rPr>
            <w:rFonts w:ascii="Segoe UI" w:eastAsia="Times New Roman" w:hAnsi="Segoe UI" w:cs="Segoe UI"/>
            <w:bCs/>
            <w:color w:val="24292E"/>
            <w:sz w:val="20"/>
            <w:szCs w:val="20"/>
            <w:lang w:val="en-US" w:eastAsia="sk-SK"/>
          </w:rPr>
          <w:delText xml:space="preserve"> </w:delText>
        </w:r>
      </w:del>
      <w:r w:rsidR="00423900" w:rsidRPr="00423900">
        <w:rPr>
          <w:rFonts w:ascii="Segoe UI" w:eastAsia="Times New Roman" w:hAnsi="Segoe UI" w:cs="Segoe UI"/>
          <w:bCs/>
          <w:color w:val="24292E"/>
          <w:sz w:val="20"/>
          <w:szCs w:val="20"/>
          <w:lang w:val="en-US" w:eastAsia="sk-SK"/>
        </w:rPr>
        <w:t xml:space="preserve">to discuss </w:t>
      </w:r>
      <w:del w:id="59" w:author="Jiří Maňák" w:date="2017-08-14T16:43:00Z">
        <w:r w:rsidR="00423900" w:rsidRPr="00423900" w:rsidDel="006D39A9">
          <w:rPr>
            <w:rFonts w:ascii="Segoe UI" w:eastAsia="Times New Roman" w:hAnsi="Segoe UI" w:cs="Segoe UI"/>
            <w:bCs/>
            <w:color w:val="24292E"/>
            <w:sz w:val="20"/>
            <w:szCs w:val="20"/>
            <w:lang w:val="en-US" w:eastAsia="sk-SK"/>
          </w:rPr>
          <w:delText xml:space="preserve">it with an expert </w:delText>
        </w:r>
      </w:del>
      <w:r w:rsidR="00423900" w:rsidRPr="00423900">
        <w:rPr>
          <w:rFonts w:ascii="Segoe UI" w:eastAsia="Times New Roman" w:hAnsi="Segoe UI" w:cs="Segoe UI"/>
          <w:bCs/>
          <w:color w:val="24292E"/>
          <w:sz w:val="20"/>
          <w:szCs w:val="20"/>
          <w:lang w:val="en-US" w:eastAsia="sk-SK"/>
        </w:rPr>
        <w:t>which direction to go</w:t>
      </w:r>
      <w:ins w:id="60" w:author="Jiří Maňák" w:date="2017-08-14T16:43:00Z">
        <w:r w:rsidR="006D39A9" w:rsidRPr="006D39A9">
          <w:rPr>
            <w:rFonts w:ascii="Segoe UI" w:eastAsia="Times New Roman" w:hAnsi="Segoe UI" w:cs="Segoe UI"/>
            <w:bCs/>
            <w:color w:val="24292E"/>
            <w:sz w:val="20"/>
            <w:szCs w:val="20"/>
            <w:lang w:val="en-US" w:eastAsia="sk-SK"/>
          </w:rPr>
          <w:t xml:space="preserve"> </w:t>
        </w:r>
      </w:ins>
      <w:ins w:id="61" w:author="Jiří Maňák" w:date="2017-08-14T16:44:00Z">
        <w:r w:rsidR="006D39A9">
          <w:rPr>
            <w:rFonts w:ascii="Segoe UI" w:eastAsia="Times New Roman" w:hAnsi="Segoe UI" w:cs="Segoe UI"/>
            <w:bCs/>
            <w:color w:val="24292E"/>
            <w:sz w:val="20"/>
            <w:szCs w:val="20"/>
            <w:lang w:val="en-US" w:eastAsia="sk-SK"/>
          </w:rPr>
          <w:t xml:space="preserve">in </w:t>
        </w:r>
      </w:ins>
      <w:ins w:id="62" w:author="Jiří Maňák" w:date="2017-08-14T16:43:00Z">
        <w:r w:rsidR="006D39A9" w:rsidRPr="00423900">
          <w:rPr>
            <w:rFonts w:ascii="Segoe UI" w:eastAsia="Times New Roman" w:hAnsi="Segoe UI" w:cs="Segoe UI"/>
            <w:bCs/>
            <w:color w:val="24292E"/>
            <w:sz w:val="20"/>
            <w:szCs w:val="20"/>
            <w:lang w:val="en-US" w:eastAsia="sk-SK"/>
          </w:rPr>
          <w:t>with an expert</w:t>
        </w:r>
      </w:ins>
      <w:r w:rsidR="00423900" w:rsidRPr="00423900">
        <w:rPr>
          <w:rFonts w:ascii="Segoe UI" w:eastAsia="Times New Roman" w:hAnsi="Segoe UI" w:cs="Segoe UI"/>
          <w:bCs/>
          <w:color w:val="24292E"/>
          <w:sz w:val="20"/>
          <w:szCs w:val="20"/>
          <w:lang w:val="en-US" w:eastAsia="sk-SK"/>
        </w:rPr>
        <w:t>, because a ‘try &amp; find’ method is</w:t>
      </w:r>
      <w:ins w:id="63" w:author="Jiří Maňák" w:date="2017-08-14T16:44:00Z">
        <w:r w:rsidR="006D39A9">
          <w:rPr>
            <w:rFonts w:ascii="Segoe UI" w:eastAsia="Times New Roman" w:hAnsi="Segoe UI" w:cs="Segoe UI"/>
            <w:bCs/>
            <w:color w:val="24292E"/>
            <w:sz w:val="20"/>
            <w:szCs w:val="20"/>
            <w:lang w:val="en-US" w:eastAsia="sk-SK"/>
          </w:rPr>
          <w:t xml:space="preserve"> a</w:t>
        </w:r>
      </w:ins>
      <w:r w:rsidR="00423900" w:rsidRPr="00423900">
        <w:rPr>
          <w:rFonts w:ascii="Segoe UI" w:eastAsia="Times New Roman" w:hAnsi="Segoe UI" w:cs="Segoe UI"/>
          <w:bCs/>
          <w:color w:val="24292E"/>
          <w:sz w:val="20"/>
          <w:szCs w:val="20"/>
          <w:lang w:val="en-US" w:eastAsia="sk-SK"/>
        </w:rPr>
        <w:t xml:space="preserve"> very time and money consuming process.</w:t>
      </w:r>
    </w:p>
    <w:tbl>
      <w:tblPr>
        <w:tblStyle w:val="TableGrid"/>
        <w:tblW w:w="9351" w:type="dxa"/>
        <w:tblLook w:val="04A0" w:firstRow="1" w:lastRow="0" w:firstColumn="1" w:lastColumn="0" w:noHBand="0" w:noVBand="1"/>
      </w:tblPr>
      <w:tblGrid>
        <w:gridCol w:w="4815"/>
        <w:gridCol w:w="1417"/>
        <w:gridCol w:w="1560"/>
        <w:gridCol w:w="1559"/>
      </w:tblGrid>
      <w:tr w:rsidR="00A34B75" w:rsidRPr="00C66111" w:rsidTr="00C66111">
        <w:tc>
          <w:tcPr>
            <w:tcW w:w="4815" w:type="dxa"/>
            <w:shd w:val="clear" w:color="auto" w:fill="D9D9D9" w:themeFill="background1" w:themeFillShade="D9"/>
          </w:tcPr>
          <w:p w:rsidR="00A34B75" w:rsidRPr="00C66111" w:rsidRDefault="00A34B75" w:rsidP="00C66111">
            <w:pPr>
              <w:pStyle w:val="NoSpacing"/>
              <w:rPr>
                <w:b/>
                <w:lang w:val="en-US" w:eastAsia="sk-SK"/>
              </w:rPr>
            </w:pPr>
            <w:r w:rsidRPr="00C66111">
              <w:rPr>
                <w:b/>
                <w:lang w:val="en-US" w:eastAsia="sk-SK"/>
              </w:rPr>
              <w:t>Model</w:t>
            </w:r>
          </w:p>
        </w:tc>
        <w:tc>
          <w:tcPr>
            <w:tcW w:w="1417" w:type="dxa"/>
            <w:shd w:val="clear" w:color="auto" w:fill="D9D9D9" w:themeFill="background1" w:themeFillShade="D9"/>
          </w:tcPr>
          <w:p w:rsidR="00A34B75" w:rsidRPr="00C66111" w:rsidRDefault="00A34B75" w:rsidP="00C66111">
            <w:pPr>
              <w:pStyle w:val="NoSpacing"/>
              <w:jc w:val="center"/>
              <w:rPr>
                <w:b/>
                <w:lang w:val="en-US" w:eastAsia="sk-SK"/>
              </w:rPr>
            </w:pPr>
            <w:r w:rsidRPr="00C66111">
              <w:rPr>
                <w:b/>
                <w:lang w:val="en-US" w:eastAsia="sk-SK"/>
              </w:rPr>
              <w:t>RMSE</w:t>
            </w:r>
          </w:p>
        </w:tc>
        <w:tc>
          <w:tcPr>
            <w:tcW w:w="1560" w:type="dxa"/>
            <w:shd w:val="clear" w:color="auto" w:fill="D9D9D9" w:themeFill="background1" w:themeFillShade="D9"/>
          </w:tcPr>
          <w:p w:rsidR="00A34B75" w:rsidRPr="00C66111" w:rsidRDefault="00A34B75" w:rsidP="00C66111">
            <w:pPr>
              <w:pStyle w:val="NoSpacing"/>
              <w:jc w:val="center"/>
              <w:rPr>
                <w:b/>
                <w:lang w:val="en-US" w:eastAsia="sk-SK"/>
              </w:rPr>
            </w:pPr>
            <w:r w:rsidRPr="00C66111">
              <w:rPr>
                <w:b/>
                <w:lang w:val="en-US" w:eastAsia="sk-SK"/>
              </w:rPr>
              <w:t>RMSE log</w:t>
            </w:r>
          </w:p>
        </w:tc>
        <w:tc>
          <w:tcPr>
            <w:tcW w:w="1559" w:type="dxa"/>
            <w:shd w:val="clear" w:color="auto" w:fill="D9D9D9" w:themeFill="background1" w:themeFillShade="D9"/>
          </w:tcPr>
          <w:p w:rsidR="00A34B75" w:rsidRPr="00C66111" w:rsidRDefault="00A34B75" w:rsidP="00C66111">
            <w:pPr>
              <w:pStyle w:val="NoSpacing"/>
              <w:jc w:val="center"/>
              <w:rPr>
                <w:b/>
                <w:lang w:val="en-US" w:eastAsia="sk-SK"/>
              </w:rPr>
            </w:pPr>
            <w:r w:rsidRPr="00C66111">
              <w:rPr>
                <w:b/>
                <w:lang w:val="en-US" w:eastAsia="sk-SK"/>
              </w:rPr>
              <w:t>R2 score</w:t>
            </w:r>
          </w:p>
        </w:tc>
      </w:tr>
      <w:tr w:rsidR="00A34B75" w:rsidRPr="00C66111" w:rsidTr="00C66111">
        <w:tc>
          <w:tcPr>
            <w:tcW w:w="4815" w:type="dxa"/>
          </w:tcPr>
          <w:p w:rsidR="00A34B75" w:rsidRPr="00C66111" w:rsidRDefault="00C66111" w:rsidP="00C66111">
            <w:pPr>
              <w:pStyle w:val="NoSpacing"/>
              <w:rPr>
                <w:sz w:val="20"/>
                <w:lang w:val="en-US" w:eastAsia="sk-SK"/>
              </w:rPr>
            </w:pPr>
            <w:r w:rsidRPr="00C66111">
              <w:rPr>
                <w:sz w:val="20"/>
                <w:lang w:val="en-US" w:eastAsia="sk-SK"/>
              </w:rPr>
              <w:t>Linear Regression  SalePrice/GrLivArea</w:t>
            </w:r>
          </w:p>
        </w:tc>
        <w:tc>
          <w:tcPr>
            <w:tcW w:w="1417" w:type="dxa"/>
          </w:tcPr>
          <w:p w:rsidR="00A34B75" w:rsidRPr="00C66111" w:rsidRDefault="00C66111" w:rsidP="00C66111">
            <w:pPr>
              <w:pStyle w:val="NoSpacing"/>
              <w:jc w:val="center"/>
              <w:rPr>
                <w:sz w:val="20"/>
                <w:lang w:val="en-US" w:eastAsia="sk-SK"/>
              </w:rPr>
            </w:pPr>
            <w:r>
              <w:rPr>
                <w:sz w:val="20"/>
                <w:lang w:val="en-US" w:eastAsia="sk-SK"/>
              </w:rPr>
              <w:t>56034.3039</w:t>
            </w:r>
          </w:p>
        </w:tc>
        <w:tc>
          <w:tcPr>
            <w:tcW w:w="1560" w:type="dxa"/>
          </w:tcPr>
          <w:p w:rsidR="00A34B75" w:rsidRPr="00C66111" w:rsidRDefault="00C66111" w:rsidP="00C66111">
            <w:pPr>
              <w:pStyle w:val="NoSpacing"/>
              <w:jc w:val="center"/>
              <w:rPr>
                <w:sz w:val="20"/>
                <w:lang w:val="en-US" w:eastAsia="sk-SK"/>
              </w:rPr>
            </w:pPr>
            <w:r w:rsidRPr="00C66111">
              <w:rPr>
                <w:sz w:val="20"/>
                <w:lang w:val="en-US" w:eastAsia="sk-SK"/>
              </w:rPr>
              <w:t>0.2756</w:t>
            </w:r>
          </w:p>
        </w:tc>
        <w:tc>
          <w:tcPr>
            <w:tcW w:w="1559" w:type="dxa"/>
          </w:tcPr>
          <w:p w:rsidR="00A34B75" w:rsidRPr="00C66111" w:rsidRDefault="00C66111" w:rsidP="00C66111">
            <w:pPr>
              <w:pStyle w:val="NoSpacing"/>
              <w:jc w:val="center"/>
              <w:rPr>
                <w:sz w:val="20"/>
                <w:lang w:val="en-US" w:eastAsia="sk-SK"/>
              </w:rPr>
            </w:pPr>
            <w:r w:rsidRPr="00C66111">
              <w:rPr>
                <w:sz w:val="20"/>
                <w:lang w:val="en-US" w:eastAsia="sk-SK"/>
              </w:rPr>
              <w:t>0.502149</w:t>
            </w:r>
          </w:p>
        </w:tc>
      </w:tr>
      <w:tr w:rsidR="00C66111" w:rsidRPr="00C66111" w:rsidTr="00C66111">
        <w:tc>
          <w:tcPr>
            <w:tcW w:w="4815" w:type="dxa"/>
          </w:tcPr>
          <w:p w:rsidR="00C66111" w:rsidRPr="00C66111" w:rsidRDefault="00C66111" w:rsidP="00C66111">
            <w:pPr>
              <w:pStyle w:val="NoSpacing"/>
              <w:rPr>
                <w:sz w:val="20"/>
                <w:lang w:val="en-US" w:eastAsia="sk-SK"/>
              </w:rPr>
            </w:pPr>
            <w:r w:rsidRPr="00C66111">
              <w:rPr>
                <w:sz w:val="20"/>
                <w:lang w:val="en-US" w:eastAsia="sk-SK"/>
              </w:rPr>
              <w:t>Linear Regression  SalePrice/TotalSF</w:t>
            </w:r>
          </w:p>
        </w:tc>
        <w:tc>
          <w:tcPr>
            <w:tcW w:w="1417" w:type="dxa"/>
          </w:tcPr>
          <w:p w:rsidR="00C66111" w:rsidRPr="00C66111" w:rsidRDefault="00C66111" w:rsidP="00C66111">
            <w:pPr>
              <w:pStyle w:val="NoSpacing"/>
              <w:jc w:val="center"/>
              <w:rPr>
                <w:sz w:val="20"/>
                <w:lang w:val="en-US" w:eastAsia="sk-SK"/>
              </w:rPr>
            </w:pPr>
            <w:r w:rsidRPr="00C66111">
              <w:rPr>
                <w:sz w:val="20"/>
                <w:lang w:val="en-US" w:eastAsia="sk-SK"/>
              </w:rPr>
              <w:t>49471.9159</w:t>
            </w:r>
          </w:p>
        </w:tc>
        <w:tc>
          <w:tcPr>
            <w:tcW w:w="1560" w:type="dxa"/>
          </w:tcPr>
          <w:p w:rsidR="00C66111" w:rsidRPr="00C66111" w:rsidRDefault="00C66111" w:rsidP="00C66111">
            <w:pPr>
              <w:pStyle w:val="NoSpacing"/>
              <w:jc w:val="center"/>
              <w:rPr>
                <w:sz w:val="20"/>
                <w:lang w:val="en-US" w:eastAsia="sk-SK"/>
              </w:rPr>
            </w:pPr>
            <w:r w:rsidRPr="00C66111">
              <w:rPr>
                <w:sz w:val="20"/>
                <w:lang w:val="en-US" w:eastAsia="sk-SK"/>
              </w:rPr>
              <w:t>0.2406</w:t>
            </w:r>
          </w:p>
        </w:tc>
        <w:tc>
          <w:tcPr>
            <w:tcW w:w="1559" w:type="dxa"/>
          </w:tcPr>
          <w:p w:rsidR="00C66111" w:rsidRPr="00C66111" w:rsidRDefault="00C66111" w:rsidP="00C66111">
            <w:pPr>
              <w:pStyle w:val="NoSpacing"/>
              <w:jc w:val="center"/>
              <w:rPr>
                <w:sz w:val="20"/>
                <w:lang w:val="en-US" w:eastAsia="sk-SK"/>
              </w:rPr>
            </w:pPr>
            <w:r w:rsidRPr="00C66111">
              <w:rPr>
                <w:sz w:val="20"/>
                <w:lang w:val="en-US" w:eastAsia="sk-SK"/>
              </w:rPr>
              <w:t>0.611931</w:t>
            </w:r>
          </w:p>
        </w:tc>
      </w:tr>
      <w:tr w:rsidR="00A34B75" w:rsidRPr="00C66111" w:rsidTr="00C66111">
        <w:tc>
          <w:tcPr>
            <w:tcW w:w="4815" w:type="dxa"/>
          </w:tcPr>
          <w:p w:rsidR="00A34B75" w:rsidRPr="00C66111" w:rsidRDefault="00A34B75" w:rsidP="00C66111">
            <w:pPr>
              <w:pStyle w:val="NoSpacing"/>
              <w:rPr>
                <w:sz w:val="20"/>
                <w:lang w:val="en-US" w:eastAsia="sk-SK"/>
              </w:rPr>
            </w:pPr>
            <w:r w:rsidRPr="00C66111">
              <w:rPr>
                <w:sz w:val="20"/>
                <w:lang w:val="en-US" w:eastAsia="sk-SK"/>
              </w:rPr>
              <w:t>Random Forest Regression</w:t>
            </w:r>
          </w:p>
        </w:tc>
        <w:tc>
          <w:tcPr>
            <w:tcW w:w="1417" w:type="dxa"/>
          </w:tcPr>
          <w:p w:rsidR="00A34B75" w:rsidRPr="00C66111" w:rsidRDefault="00395868" w:rsidP="00C66111">
            <w:pPr>
              <w:pStyle w:val="NoSpacing"/>
              <w:jc w:val="center"/>
              <w:rPr>
                <w:sz w:val="20"/>
                <w:lang w:val="en-US" w:eastAsia="sk-SK"/>
              </w:rPr>
            </w:pPr>
            <w:r w:rsidRPr="00395868">
              <w:rPr>
                <w:sz w:val="20"/>
                <w:lang w:val="en-US" w:eastAsia="sk-SK"/>
              </w:rPr>
              <w:t>25899.3463</w:t>
            </w:r>
          </w:p>
        </w:tc>
        <w:tc>
          <w:tcPr>
            <w:tcW w:w="1560" w:type="dxa"/>
          </w:tcPr>
          <w:p w:rsidR="00A34B75" w:rsidRPr="00C66111" w:rsidRDefault="00395868" w:rsidP="00C66111">
            <w:pPr>
              <w:pStyle w:val="NoSpacing"/>
              <w:jc w:val="center"/>
              <w:rPr>
                <w:sz w:val="20"/>
                <w:lang w:val="en-US" w:eastAsia="sk-SK"/>
              </w:rPr>
            </w:pPr>
            <w:r w:rsidRPr="00395868">
              <w:rPr>
                <w:sz w:val="20"/>
                <w:lang w:val="en-US" w:eastAsia="sk-SK"/>
              </w:rPr>
              <w:t>0.1325</w:t>
            </w:r>
          </w:p>
        </w:tc>
        <w:tc>
          <w:tcPr>
            <w:tcW w:w="1559" w:type="dxa"/>
          </w:tcPr>
          <w:p w:rsidR="00A34B75" w:rsidRPr="00C66111" w:rsidRDefault="00395868" w:rsidP="00395868">
            <w:pPr>
              <w:pStyle w:val="NoSpacing"/>
              <w:jc w:val="center"/>
              <w:rPr>
                <w:sz w:val="20"/>
                <w:lang w:val="en-US" w:eastAsia="sk-SK"/>
              </w:rPr>
            </w:pPr>
            <w:r>
              <w:rPr>
                <w:sz w:val="20"/>
                <w:lang w:val="en-US" w:eastAsia="sk-SK"/>
              </w:rPr>
              <w:t>0.893783</w:t>
            </w:r>
          </w:p>
        </w:tc>
      </w:tr>
      <w:tr w:rsidR="00A34B75" w:rsidRPr="00C66111" w:rsidTr="00C66111">
        <w:tc>
          <w:tcPr>
            <w:tcW w:w="4815" w:type="dxa"/>
          </w:tcPr>
          <w:p w:rsidR="00A34B75" w:rsidRPr="00C66111" w:rsidRDefault="00A34B75" w:rsidP="00C66111">
            <w:pPr>
              <w:pStyle w:val="NoSpacing"/>
              <w:rPr>
                <w:sz w:val="20"/>
                <w:lang w:val="en-US" w:eastAsia="sk-SK"/>
              </w:rPr>
            </w:pPr>
            <w:r w:rsidRPr="00C66111">
              <w:rPr>
                <w:sz w:val="20"/>
                <w:lang w:val="en-US" w:eastAsia="sk-SK"/>
              </w:rPr>
              <w:t>Gradient Boost Regression</w:t>
            </w:r>
          </w:p>
        </w:tc>
        <w:tc>
          <w:tcPr>
            <w:tcW w:w="1417" w:type="dxa"/>
          </w:tcPr>
          <w:p w:rsidR="00A34B75" w:rsidRPr="00C66111" w:rsidRDefault="00395868" w:rsidP="00C66111">
            <w:pPr>
              <w:pStyle w:val="NoSpacing"/>
              <w:jc w:val="center"/>
              <w:rPr>
                <w:sz w:val="20"/>
                <w:lang w:val="en-US" w:eastAsia="sk-SK"/>
              </w:rPr>
            </w:pPr>
            <w:r w:rsidRPr="00395868">
              <w:rPr>
                <w:sz w:val="20"/>
                <w:lang w:val="en-US" w:eastAsia="sk-SK"/>
              </w:rPr>
              <w:t>22624.9584</w:t>
            </w:r>
          </w:p>
        </w:tc>
        <w:tc>
          <w:tcPr>
            <w:tcW w:w="1560" w:type="dxa"/>
          </w:tcPr>
          <w:p w:rsidR="00A34B75" w:rsidRPr="00C66111" w:rsidRDefault="00395868" w:rsidP="00C66111">
            <w:pPr>
              <w:pStyle w:val="NoSpacing"/>
              <w:jc w:val="center"/>
              <w:rPr>
                <w:sz w:val="20"/>
                <w:lang w:val="en-US" w:eastAsia="sk-SK"/>
              </w:rPr>
            </w:pPr>
            <w:r w:rsidRPr="00395868">
              <w:rPr>
                <w:sz w:val="20"/>
                <w:lang w:val="en-US" w:eastAsia="sk-SK"/>
              </w:rPr>
              <w:t>0.1199</w:t>
            </w:r>
          </w:p>
        </w:tc>
        <w:tc>
          <w:tcPr>
            <w:tcW w:w="1559" w:type="dxa"/>
          </w:tcPr>
          <w:p w:rsidR="00A34B75" w:rsidRPr="00C66111" w:rsidRDefault="00395868" w:rsidP="00395868">
            <w:pPr>
              <w:pStyle w:val="NoSpacing"/>
              <w:jc w:val="center"/>
              <w:rPr>
                <w:sz w:val="20"/>
                <w:lang w:val="en-US" w:eastAsia="sk-SK"/>
              </w:rPr>
            </w:pPr>
            <w:r>
              <w:rPr>
                <w:sz w:val="20"/>
                <w:lang w:val="en-US" w:eastAsia="sk-SK"/>
              </w:rPr>
              <w:t>0.918942</w:t>
            </w:r>
          </w:p>
        </w:tc>
      </w:tr>
      <w:tr w:rsidR="00A34B75" w:rsidRPr="00C66111" w:rsidTr="00C66111">
        <w:tc>
          <w:tcPr>
            <w:tcW w:w="4815" w:type="dxa"/>
          </w:tcPr>
          <w:p w:rsidR="00A34B75" w:rsidRPr="00C66111" w:rsidRDefault="00A34B75" w:rsidP="00C66111">
            <w:pPr>
              <w:pStyle w:val="NoSpacing"/>
              <w:rPr>
                <w:sz w:val="20"/>
                <w:lang w:val="en-US" w:eastAsia="sk-SK"/>
              </w:rPr>
            </w:pPr>
            <w:r w:rsidRPr="00C66111">
              <w:rPr>
                <w:sz w:val="20"/>
                <w:lang w:val="en-US" w:eastAsia="sk-SK"/>
              </w:rPr>
              <w:t>XGBoost Regression</w:t>
            </w:r>
          </w:p>
        </w:tc>
        <w:tc>
          <w:tcPr>
            <w:tcW w:w="1417" w:type="dxa"/>
          </w:tcPr>
          <w:p w:rsidR="00A34B75" w:rsidRPr="00C66111" w:rsidRDefault="00395868" w:rsidP="00395868">
            <w:pPr>
              <w:pStyle w:val="NoSpacing"/>
              <w:jc w:val="center"/>
              <w:rPr>
                <w:sz w:val="20"/>
                <w:lang w:val="en-US" w:eastAsia="sk-SK"/>
              </w:rPr>
            </w:pPr>
            <w:r>
              <w:rPr>
                <w:sz w:val="20"/>
                <w:lang w:val="en-US" w:eastAsia="sk-SK"/>
              </w:rPr>
              <w:t>21935.7116</w:t>
            </w:r>
          </w:p>
        </w:tc>
        <w:tc>
          <w:tcPr>
            <w:tcW w:w="1560" w:type="dxa"/>
          </w:tcPr>
          <w:p w:rsidR="00A34B75" w:rsidRPr="00C66111" w:rsidRDefault="009A0D37" w:rsidP="00C66111">
            <w:pPr>
              <w:pStyle w:val="NoSpacing"/>
              <w:jc w:val="center"/>
              <w:rPr>
                <w:sz w:val="20"/>
                <w:lang w:val="en-US" w:eastAsia="sk-SK"/>
              </w:rPr>
            </w:pPr>
            <w:r w:rsidRPr="009A0D37">
              <w:rPr>
                <w:sz w:val="20"/>
                <w:lang w:val="en-US" w:eastAsia="sk-SK"/>
              </w:rPr>
              <w:t>0.1144</w:t>
            </w:r>
          </w:p>
        </w:tc>
        <w:tc>
          <w:tcPr>
            <w:tcW w:w="1559" w:type="dxa"/>
          </w:tcPr>
          <w:p w:rsidR="00A34B75" w:rsidRPr="00C66111" w:rsidRDefault="00395868" w:rsidP="00395868">
            <w:pPr>
              <w:pStyle w:val="NoSpacing"/>
              <w:jc w:val="center"/>
              <w:rPr>
                <w:sz w:val="20"/>
                <w:lang w:val="en-US" w:eastAsia="sk-SK"/>
              </w:rPr>
            </w:pPr>
            <w:r>
              <w:rPr>
                <w:sz w:val="20"/>
                <w:lang w:val="en-US" w:eastAsia="sk-SK"/>
              </w:rPr>
              <w:t>0.923806</w:t>
            </w:r>
          </w:p>
        </w:tc>
      </w:tr>
      <w:tr w:rsidR="00C66111" w:rsidRPr="00C66111" w:rsidTr="00C66111">
        <w:tc>
          <w:tcPr>
            <w:tcW w:w="4815" w:type="dxa"/>
          </w:tcPr>
          <w:p w:rsidR="00C66111" w:rsidRPr="00C66111" w:rsidRDefault="00C66111" w:rsidP="00C66111">
            <w:pPr>
              <w:pStyle w:val="NoSpacing"/>
              <w:rPr>
                <w:sz w:val="20"/>
                <w:lang w:val="en-US" w:eastAsia="sk-SK"/>
              </w:rPr>
            </w:pPr>
            <w:r w:rsidRPr="00C66111">
              <w:rPr>
                <w:sz w:val="20"/>
                <w:lang w:val="en-US" w:eastAsia="sk-SK"/>
              </w:rPr>
              <w:t>Stacked RFR/GBR/XGB</w:t>
            </w:r>
          </w:p>
        </w:tc>
        <w:tc>
          <w:tcPr>
            <w:tcW w:w="1417" w:type="dxa"/>
          </w:tcPr>
          <w:p w:rsidR="00C66111" w:rsidRPr="00C66111" w:rsidRDefault="00395868" w:rsidP="00C66111">
            <w:pPr>
              <w:pStyle w:val="NoSpacing"/>
              <w:jc w:val="center"/>
              <w:rPr>
                <w:sz w:val="20"/>
                <w:lang w:val="en-US" w:eastAsia="sk-SK"/>
              </w:rPr>
            </w:pPr>
            <w:r w:rsidRPr="00395868">
              <w:rPr>
                <w:sz w:val="20"/>
                <w:lang w:val="en-US" w:eastAsia="sk-SK"/>
              </w:rPr>
              <w:t>22240.0829</w:t>
            </w:r>
          </w:p>
        </w:tc>
        <w:tc>
          <w:tcPr>
            <w:tcW w:w="1560" w:type="dxa"/>
          </w:tcPr>
          <w:p w:rsidR="00C66111" w:rsidRPr="00C66111" w:rsidRDefault="00395868" w:rsidP="00C66111">
            <w:pPr>
              <w:pStyle w:val="NoSpacing"/>
              <w:jc w:val="center"/>
              <w:rPr>
                <w:sz w:val="20"/>
                <w:lang w:val="en-US" w:eastAsia="sk-SK"/>
              </w:rPr>
            </w:pPr>
            <w:r w:rsidRPr="00395868">
              <w:rPr>
                <w:sz w:val="20"/>
                <w:lang w:val="en-US" w:eastAsia="sk-SK"/>
              </w:rPr>
              <w:t>0.1153</w:t>
            </w:r>
          </w:p>
        </w:tc>
        <w:tc>
          <w:tcPr>
            <w:tcW w:w="1559" w:type="dxa"/>
          </w:tcPr>
          <w:p w:rsidR="00C66111" w:rsidRPr="00C66111" w:rsidRDefault="00395868" w:rsidP="00C66111">
            <w:pPr>
              <w:pStyle w:val="NoSpacing"/>
              <w:jc w:val="center"/>
              <w:rPr>
                <w:sz w:val="20"/>
                <w:lang w:val="en-US" w:eastAsia="sk-SK"/>
              </w:rPr>
            </w:pPr>
            <w:r w:rsidRPr="00395868">
              <w:rPr>
                <w:sz w:val="20"/>
                <w:lang w:val="en-US" w:eastAsia="sk-SK"/>
              </w:rPr>
              <w:t>0.921677</w:t>
            </w:r>
          </w:p>
        </w:tc>
      </w:tr>
      <w:tr w:rsidR="00C66111" w:rsidRPr="00C66111" w:rsidTr="00C66111">
        <w:tc>
          <w:tcPr>
            <w:tcW w:w="4815" w:type="dxa"/>
          </w:tcPr>
          <w:p w:rsidR="00C66111" w:rsidRPr="00C66111" w:rsidRDefault="00C66111" w:rsidP="00C66111">
            <w:pPr>
              <w:pStyle w:val="NoSpacing"/>
              <w:rPr>
                <w:sz w:val="20"/>
                <w:lang w:val="en-US" w:eastAsia="sk-SK"/>
              </w:rPr>
            </w:pPr>
            <w:r w:rsidRPr="00C66111">
              <w:rPr>
                <w:sz w:val="20"/>
                <w:lang w:val="en-US" w:eastAsia="sk-SK"/>
              </w:rPr>
              <w:t>SupportVectorMachine Regression</w:t>
            </w:r>
          </w:p>
        </w:tc>
        <w:tc>
          <w:tcPr>
            <w:tcW w:w="1417" w:type="dxa"/>
          </w:tcPr>
          <w:p w:rsidR="00C66111" w:rsidRPr="00C66111" w:rsidRDefault="00684F40" w:rsidP="00C66111">
            <w:pPr>
              <w:pStyle w:val="NoSpacing"/>
              <w:jc w:val="center"/>
              <w:rPr>
                <w:sz w:val="20"/>
                <w:lang w:val="en-US" w:eastAsia="sk-SK"/>
              </w:rPr>
            </w:pPr>
            <w:r w:rsidRPr="00684F40">
              <w:rPr>
                <w:sz w:val="20"/>
                <w:lang w:val="en-US" w:eastAsia="sk-SK"/>
              </w:rPr>
              <w:t>46093.9603</w:t>
            </w:r>
          </w:p>
        </w:tc>
        <w:tc>
          <w:tcPr>
            <w:tcW w:w="1560" w:type="dxa"/>
          </w:tcPr>
          <w:p w:rsidR="00C66111" w:rsidRPr="00C66111" w:rsidRDefault="00684F40" w:rsidP="00C66111">
            <w:pPr>
              <w:pStyle w:val="NoSpacing"/>
              <w:jc w:val="center"/>
              <w:rPr>
                <w:sz w:val="20"/>
                <w:lang w:val="en-US" w:eastAsia="sk-SK"/>
              </w:rPr>
            </w:pPr>
            <w:r w:rsidRPr="00684F40">
              <w:rPr>
                <w:sz w:val="20"/>
                <w:lang w:val="en-US" w:eastAsia="sk-SK"/>
              </w:rPr>
              <w:t>0.2018</w:t>
            </w:r>
          </w:p>
        </w:tc>
        <w:tc>
          <w:tcPr>
            <w:tcW w:w="1559" w:type="dxa"/>
          </w:tcPr>
          <w:p w:rsidR="00C66111" w:rsidRPr="00C66111" w:rsidRDefault="00684F40" w:rsidP="00C66111">
            <w:pPr>
              <w:pStyle w:val="NoSpacing"/>
              <w:jc w:val="center"/>
              <w:rPr>
                <w:sz w:val="20"/>
                <w:lang w:val="en-US" w:eastAsia="sk-SK"/>
              </w:rPr>
            </w:pPr>
            <w:r w:rsidRPr="00684F40">
              <w:rPr>
                <w:sz w:val="20"/>
                <w:lang w:val="en-US" w:eastAsia="sk-SK"/>
              </w:rPr>
              <w:t>0.663561</w:t>
            </w:r>
          </w:p>
        </w:tc>
      </w:tr>
      <w:tr w:rsidR="00E76160" w:rsidRPr="00C66111" w:rsidTr="00C66111">
        <w:tc>
          <w:tcPr>
            <w:tcW w:w="4815" w:type="dxa"/>
          </w:tcPr>
          <w:p w:rsidR="00E76160" w:rsidRPr="00C66111" w:rsidRDefault="00E76160" w:rsidP="00C66111">
            <w:pPr>
              <w:pStyle w:val="NoSpacing"/>
              <w:rPr>
                <w:sz w:val="20"/>
                <w:lang w:val="en-US" w:eastAsia="sk-SK"/>
              </w:rPr>
            </w:pPr>
            <w:r>
              <w:rPr>
                <w:sz w:val="20"/>
                <w:lang w:val="en-US" w:eastAsia="sk-SK"/>
              </w:rPr>
              <w:t>Neural Network Keras</w:t>
            </w:r>
          </w:p>
        </w:tc>
        <w:tc>
          <w:tcPr>
            <w:tcW w:w="1417" w:type="dxa"/>
          </w:tcPr>
          <w:p w:rsidR="00E76160" w:rsidRPr="00684F40" w:rsidRDefault="00E76160" w:rsidP="00C66111">
            <w:pPr>
              <w:pStyle w:val="NoSpacing"/>
              <w:jc w:val="center"/>
              <w:rPr>
                <w:sz w:val="20"/>
                <w:lang w:val="en-US" w:eastAsia="sk-SK"/>
              </w:rPr>
            </w:pPr>
            <w:r w:rsidRPr="00E76160">
              <w:rPr>
                <w:sz w:val="20"/>
                <w:lang w:val="en-US" w:eastAsia="sk-SK"/>
              </w:rPr>
              <w:t>23296.8237</w:t>
            </w:r>
          </w:p>
        </w:tc>
        <w:tc>
          <w:tcPr>
            <w:tcW w:w="1560" w:type="dxa"/>
          </w:tcPr>
          <w:p w:rsidR="00E76160" w:rsidRPr="00684F40" w:rsidRDefault="00E76160" w:rsidP="00C66111">
            <w:pPr>
              <w:pStyle w:val="NoSpacing"/>
              <w:jc w:val="center"/>
              <w:rPr>
                <w:sz w:val="20"/>
                <w:lang w:val="en-US" w:eastAsia="sk-SK"/>
              </w:rPr>
            </w:pPr>
            <w:r w:rsidRPr="00E76160">
              <w:rPr>
                <w:sz w:val="20"/>
                <w:lang w:val="en-US" w:eastAsia="sk-SK"/>
              </w:rPr>
              <w:t>0.1239</w:t>
            </w:r>
          </w:p>
        </w:tc>
        <w:tc>
          <w:tcPr>
            <w:tcW w:w="1559" w:type="dxa"/>
          </w:tcPr>
          <w:p w:rsidR="00E76160" w:rsidRPr="00684F40" w:rsidRDefault="00E76160" w:rsidP="00C66111">
            <w:pPr>
              <w:pStyle w:val="NoSpacing"/>
              <w:jc w:val="center"/>
              <w:rPr>
                <w:sz w:val="20"/>
                <w:lang w:val="en-US" w:eastAsia="sk-SK"/>
              </w:rPr>
            </w:pPr>
            <w:r w:rsidRPr="00E76160">
              <w:rPr>
                <w:sz w:val="20"/>
                <w:lang w:val="en-US" w:eastAsia="sk-SK"/>
              </w:rPr>
              <w:t>0.914057</w:t>
            </w:r>
          </w:p>
        </w:tc>
      </w:tr>
    </w:tbl>
    <w:p w:rsidR="00EA320E" w:rsidRDefault="00395868" w:rsidP="00A34B75">
      <w:pPr>
        <w:spacing w:before="360" w:after="240" w:line="240" w:lineRule="auto"/>
        <w:outlineLvl w:val="2"/>
        <w:rPr>
          <w:rFonts w:ascii="Segoe UI" w:eastAsia="Times New Roman" w:hAnsi="Segoe UI" w:cs="Segoe UI"/>
          <w:b/>
          <w:bCs/>
          <w:color w:val="24292E"/>
          <w:sz w:val="24"/>
          <w:szCs w:val="30"/>
          <w:lang w:val="en-US" w:eastAsia="sk-SK"/>
        </w:rPr>
      </w:pPr>
      <w:r w:rsidRPr="00395868">
        <w:rPr>
          <w:rFonts w:ascii="Segoe UI" w:eastAsia="Times New Roman" w:hAnsi="Segoe UI" w:cs="Segoe UI"/>
          <w:b/>
          <w:bCs/>
          <w:color w:val="24292E"/>
          <w:sz w:val="24"/>
          <w:szCs w:val="30"/>
          <w:lang w:val="en-US" w:eastAsia="sk-SK"/>
        </w:rPr>
        <w:t>Robustness</w:t>
      </w:r>
    </w:p>
    <w:p w:rsidR="007914F7" w:rsidRDefault="00395868" w:rsidP="00395868">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Robustness is a metric which evaluates the model from the perspective of prediction stability if some changes in </w:t>
      </w:r>
      <w:r w:rsidR="00E9472E">
        <w:rPr>
          <w:rFonts w:ascii="Segoe UI" w:eastAsia="Times New Roman" w:hAnsi="Segoe UI" w:cs="Segoe UI"/>
          <w:bCs/>
          <w:color w:val="24292E"/>
          <w:sz w:val="20"/>
          <w:szCs w:val="20"/>
          <w:lang w:val="en-US" w:eastAsia="sk-SK"/>
        </w:rPr>
        <w:t xml:space="preserve">dataset </w:t>
      </w:r>
      <w:r w:rsidR="007914F7">
        <w:rPr>
          <w:rFonts w:ascii="Segoe UI" w:eastAsia="Times New Roman" w:hAnsi="Segoe UI" w:cs="Segoe UI"/>
          <w:bCs/>
          <w:color w:val="24292E"/>
          <w:sz w:val="20"/>
          <w:szCs w:val="20"/>
          <w:lang w:val="en-US" w:eastAsia="sk-SK"/>
        </w:rPr>
        <w:t xml:space="preserve">occur. To test robustness I </w:t>
      </w:r>
      <w:del w:id="64" w:author="Jiří Maňák" w:date="2017-08-14T16:45:00Z">
        <w:r w:rsidR="007914F7" w:rsidDel="00923481">
          <w:rPr>
            <w:rFonts w:ascii="Segoe UI" w:eastAsia="Times New Roman" w:hAnsi="Segoe UI" w:cs="Segoe UI"/>
            <w:bCs/>
            <w:color w:val="24292E"/>
            <w:sz w:val="20"/>
            <w:szCs w:val="20"/>
            <w:lang w:val="en-US" w:eastAsia="sk-SK"/>
          </w:rPr>
          <w:delText xml:space="preserve">chose </w:delText>
        </w:r>
      </w:del>
      <w:r w:rsidR="007914F7">
        <w:rPr>
          <w:rFonts w:ascii="Segoe UI" w:eastAsia="Times New Roman" w:hAnsi="Segoe UI" w:cs="Segoe UI"/>
          <w:bCs/>
          <w:color w:val="24292E"/>
          <w:sz w:val="20"/>
          <w:szCs w:val="20"/>
          <w:lang w:val="en-US" w:eastAsia="sk-SK"/>
        </w:rPr>
        <w:t xml:space="preserve">randomly selected 80% </w:t>
      </w:r>
      <w:ins w:id="65" w:author="Jiří Maňák" w:date="2017-08-14T16:45:00Z">
        <w:r w:rsidR="00923481">
          <w:rPr>
            <w:rFonts w:ascii="Segoe UI" w:eastAsia="Times New Roman" w:hAnsi="Segoe UI" w:cs="Segoe UI"/>
            <w:bCs/>
            <w:color w:val="24292E"/>
            <w:sz w:val="20"/>
            <w:szCs w:val="20"/>
            <w:lang w:val="en-US" w:eastAsia="sk-SK"/>
          </w:rPr>
          <w:t xml:space="preserve">of data points </w:t>
        </w:r>
      </w:ins>
      <w:r w:rsidR="007914F7">
        <w:rPr>
          <w:rFonts w:ascii="Segoe UI" w:eastAsia="Times New Roman" w:hAnsi="Segoe UI" w:cs="Segoe UI"/>
          <w:bCs/>
          <w:color w:val="24292E"/>
          <w:sz w:val="20"/>
          <w:szCs w:val="20"/>
          <w:lang w:val="en-US" w:eastAsia="sk-SK"/>
        </w:rPr>
        <w:t>of the training set to train the model. I chose one row from the test set which represents</w:t>
      </w:r>
      <w:ins w:id="66" w:author="Jiří Maňák" w:date="2017-08-14T16:46:00Z">
        <w:r w:rsidR="00923481">
          <w:rPr>
            <w:rFonts w:ascii="Segoe UI" w:eastAsia="Times New Roman" w:hAnsi="Segoe UI" w:cs="Segoe UI"/>
            <w:bCs/>
            <w:color w:val="24292E"/>
            <w:sz w:val="20"/>
            <w:szCs w:val="20"/>
            <w:lang w:val="en-US" w:eastAsia="sk-SK"/>
          </w:rPr>
          <w:t xml:space="preserve"> </w:t>
        </w:r>
      </w:ins>
      <w:del w:id="67" w:author="Jiří Maňák" w:date="2017-08-14T16:46:00Z">
        <w:r w:rsidR="007914F7" w:rsidDel="00923481">
          <w:rPr>
            <w:rFonts w:ascii="Segoe UI" w:eastAsia="Times New Roman" w:hAnsi="Segoe UI" w:cs="Segoe UI"/>
            <w:bCs/>
            <w:color w:val="24292E"/>
            <w:sz w:val="20"/>
            <w:szCs w:val="20"/>
            <w:lang w:val="en-US" w:eastAsia="sk-SK"/>
          </w:rPr>
          <w:delText xml:space="preserve">  </w:delText>
        </w:r>
      </w:del>
      <w:r w:rsidR="007914F7">
        <w:rPr>
          <w:rFonts w:ascii="Segoe UI" w:eastAsia="Times New Roman" w:hAnsi="Segoe UI" w:cs="Segoe UI"/>
          <w:bCs/>
          <w:color w:val="24292E"/>
          <w:sz w:val="20"/>
          <w:szCs w:val="20"/>
          <w:lang w:val="en-US" w:eastAsia="sk-SK"/>
        </w:rPr>
        <w:t xml:space="preserve">the features of the house I want to predict </w:t>
      </w:r>
      <w:ins w:id="68" w:author="Jiří Maňák" w:date="2017-08-14T16:46:00Z">
        <w:r w:rsidR="00923481">
          <w:rPr>
            <w:rFonts w:ascii="Segoe UI" w:eastAsia="Times New Roman" w:hAnsi="Segoe UI" w:cs="Segoe UI"/>
            <w:bCs/>
            <w:color w:val="24292E"/>
            <w:sz w:val="20"/>
            <w:szCs w:val="20"/>
            <w:lang w:val="en-US" w:eastAsia="sk-SK"/>
          </w:rPr>
          <w:t xml:space="preserve">the </w:t>
        </w:r>
      </w:ins>
      <w:r w:rsidR="007914F7">
        <w:rPr>
          <w:rFonts w:ascii="Segoe UI" w:eastAsia="Times New Roman" w:hAnsi="Segoe UI" w:cs="Segoe UI"/>
          <w:bCs/>
          <w:color w:val="24292E"/>
          <w:sz w:val="20"/>
          <w:szCs w:val="20"/>
          <w:lang w:val="en-US" w:eastAsia="sk-SK"/>
        </w:rPr>
        <w:t xml:space="preserve">price for. For the next </w:t>
      </w:r>
      <w:del w:id="69" w:author="Jiří Maňák" w:date="2017-08-14T16:47:00Z">
        <w:r w:rsidR="007914F7" w:rsidDel="00923481">
          <w:rPr>
            <w:rFonts w:ascii="Segoe UI" w:eastAsia="Times New Roman" w:hAnsi="Segoe UI" w:cs="Segoe UI"/>
            <w:bCs/>
            <w:color w:val="24292E"/>
            <w:sz w:val="20"/>
            <w:szCs w:val="20"/>
            <w:lang w:val="en-US" w:eastAsia="sk-SK"/>
          </w:rPr>
          <w:delText>round</w:delText>
        </w:r>
      </w:del>
      <w:ins w:id="70" w:author="Jiří Maňák" w:date="2017-08-14T16:47:00Z">
        <w:r w:rsidR="00923481">
          <w:rPr>
            <w:rFonts w:ascii="Segoe UI" w:eastAsia="Times New Roman" w:hAnsi="Segoe UI" w:cs="Segoe UI"/>
            <w:bCs/>
            <w:color w:val="24292E"/>
            <w:sz w:val="20"/>
            <w:szCs w:val="20"/>
            <w:lang w:val="en-US" w:eastAsia="sk-SK"/>
          </w:rPr>
          <w:t>round,</w:t>
        </w:r>
      </w:ins>
      <w:r w:rsidR="007914F7">
        <w:rPr>
          <w:rFonts w:ascii="Segoe UI" w:eastAsia="Times New Roman" w:hAnsi="Segoe UI" w:cs="Segoe UI"/>
          <w:bCs/>
          <w:color w:val="24292E"/>
          <w:sz w:val="20"/>
          <w:szCs w:val="20"/>
          <w:lang w:val="en-US" w:eastAsia="sk-SK"/>
        </w:rPr>
        <w:t xml:space="preserve"> I </w:t>
      </w:r>
      <w:del w:id="71" w:author="Jiří Maňák" w:date="2017-08-14T16:47:00Z">
        <w:r w:rsidR="007914F7" w:rsidDel="00923481">
          <w:rPr>
            <w:rFonts w:ascii="Segoe UI" w:eastAsia="Times New Roman" w:hAnsi="Segoe UI" w:cs="Segoe UI"/>
            <w:bCs/>
            <w:color w:val="24292E"/>
            <w:sz w:val="20"/>
            <w:szCs w:val="20"/>
            <w:lang w:val="en-US" w:eastAsia="sk-SK"/>
          </w:rPr>
          <w:delText xml:space="preserve">chose </w:delText>
        </w:r>
      </w:del>
      <w:ins w:id="72" w:author="Jiří Maňák" w:date="2017-08-14T16:47:00Z">
        <w:r w:rsidR="00923481">
          <w:rPr>
            <w:rFonts w:ascii="Segoe UI" w:eastAsia="Times New Roman" w:hAnsi="Segoe UI" w:cs="Segoe UI"/>
            <w:bCs/>
            <w:color w:val="24292E"/>
            <w:sz w:val="20"/>
            <w:szCs w:val="20"/>
            <w:lang w:val="en-US" w:eastAsia="sk-SK"/>
          </w:rPr>
          <w:t xml:space="preserve">selected </w:t>
        </w:r>
      </w:ins>
      <w:r w:rsidR="007914F7">
        <w:rPr>
          <w:rFonts w:ascii="Segoe UI" w:eastAsia="Times New Roman" w:hAnsi="Segoe UI" w:cs="Segoe UI"/>
          <w:bCs/>
          <w:color w:val="24292E"/>
          <w:sz w:val="20"/>
          <w:szCs w:val="20"/>
          <w:lang w:val="en-US" w:eastAsia="sk-SK"/>
        </w:rPr>
        <w:t>another 80% of the training set to train the model and</w:t>
      </w:r>
      <w:del w:id="73" w:author="Jiří Maňák" w:date="2017-08-14T16:47:00Z">
        <w:r w:rsidR="007914F7" w:rsidDel="00923481">
          <w:rPr>
            <w:rFonts w:ascii="Segoe UI" w:eastAsia="Times New Roman" w:hAnsi="Segoe UI" w:cs="Segoe UI"/>
            <w:bCs/>
            <w:color w:val="24292E"/>
            <w:sz w:val="20"/>
            <w:szCs w:val="20"/>
            <w:lang w:val="en-US" w:eastAsia="sk-SK"/>
          </w:rPr>
          <w:delText xml:space="preserve"> calculated</w:delText>
        </w:r>
      </w:del>
      <w:r w:rsidR="007914F7">
        <w:rPr>
          <w:rFonts w:ascii="Segoe UI" w:eastAsia="Times New Roman" w:hAnsi="Segoe UI" w:cs="Segoe UI"/>
          <w:bCs/>
          <w:color w:val="24292E"/>
          <w:sz w:val="20"/>
          <w:szCs w:val="20"/>
          <w:lang w:val="en-US" w:eastAsia="sk-SK"/>
        </w:rPr>
        <w:t xml:space="preserve"> predicted </w:t>
      </w:r>
      <w:ins w:id="74" w:author="Jiří Maňák" w:date="2017-08-14T16:48:00Z">
        <w:r w:rsidR="00923481">
          <w:rPr>
            <w:rFonts w:ascii="Segoe UI" w:eastAsia="Times New Roman" w:hAnsi="Segoe UI" w:cs="Segoe UI"/>
            <w:bCs/>
            <w:color w:val="24292E"/>
            <w:sz w:val="20"/>
            <w:szCs w:val="20"/>
            <w:lang w:val="en-US" w:eastAsia="sk-SK"/>
          </w:rPr>
          <w:t xml:space="preserve">the </w:t>
        </w:r>
      </w:ins>
      <w:r w:rsidR="007914F7">
        <w:rPr>
          <w:rFonts w:ascii="Segoe UI" w:eastAsia="Times New Roman" w:hAnsi="Segoe UI" w:cs="Segoe UI"/>
          <w:bCs/>
          <w:color w:val="24292E"/>
          <w:sz w:val="20"/>
          <w:szCs w:val="20"/>
          <w:lang w:val="en-US" w:eastAsia="sk-SK"/>
        </w:rPr>
        <w:t xml:space="preserve">price again. </w:t>
      </w:r>
      <w:del w:id="75" w:author="Jiří Maňák" w:date="2017-08-14T16:49:00Z">
        <w:r w:rsidR="007914F7" w:rsidDel="00923481">
          <w:rPr>
            <w:rFonts w:ascii="Segoe UI" w:eastAsia="Times New Roman" w:hAnsi="Segoe UI" w:cs="Segoe UI"/>
            <w:bCs/>
            <w:color w:val="24292E"/>
            <w:sz w:val="20"/>
            <w:szCs w:val="20"/>
            <w:lang w:val="en-US" w:eastAsia="sk-SK"/>
          </w:rPr>
          <w:delText xml:space="preserve"> </w:delText>
        </w:r>
      </w:del>
      <w:r w:rsidR="007914F7">
        <w:rPr>
          <w:rFonts w:ascii="Segoe UI" w:eastAsia="Times New Roman" w:hAnsi="Segoe UI" w:cs="Segoe UI"/>
          <w:bCs/>
          <w:color w:val="24292E"/>
          <w:sz w:val="20"/>
          <w:szCs w:val="20"/>
          <w:lang w:val="en-US" w:eastAsia="sk-SK"/>
        </w:rPr>
        <w:t>I repeated the prediction 10</w:t>
      </w:r>
      <w:r w:rsidR="0056233A">
        <w:rPr>
          <w:rFonts w:ascii="Segoe UI" w:eastAsia="Times New Roman" w:hAnsi="Segoe UI" w:cs="Segoe UI"/>
          <w:bCs/>
          <w:color w:val="24292E"/>
          <w:sz w:val="20"/>
          <w:szCs w:val="20"/>
          <w:lang w:val="en-US" w:eastAsia="sk-SK"/>
        </w:rPr>
        <w:t>0</w:t>
      </w:r>
      <w:r w:rsidR="007914F7">
        <w:rPr>
          <w:rFonts w:ascii="Segoe UI" w:eastAsia="Times New Roman" w:hAnsi="Segoe UI" w:cs="Segoe UI"/>
          <w:bCs/>
          <w:color w:val="24292E"/>
          <w:sz w:val="20"/>
          <w:szCs w:val="20"/>
          <w:lang w:val="en-US" w:eastAsia="sk-SK"/>
        </w:rPr>
        <w:t xml:space="preserve"> times. It is expected, if </w:t>
      </w:r>
      <w:ins w:id="76" w:author="Jiří Maňák" w:date="2017-08-14T16:48:00Z">
        <w:r w:rsidR="00923481">
          <w:rPr>
            <w:rFonts w:ascii="Segoe UI" w:eastAsia="Times New Roman" w:hAnsi="Segoe UI" w:cs="Segoe UI"/>
            <w:bCs/>
            <w:color w:val="24292E"/>
            <w:sz w:val="20"/>
            <w:szCs w:val="20"/>
            <w:lang w:val="en-US" w:eastAsia="sk-SK"/>
          </w:rPr>
          <w:t xml:space="preserve">the </w:t>
        </w:r>
      </w:ins>
      <w:r w:rsidR="007914F7">
        <w:rPr>
          <w:rFonts w:ascii="Segoe UI" w:eastAsia="Times New Roman" w:hAnsi="Segoe UI" w:cs="Segoe UI"/>
          <w:bCs/>
          <w:color w:val="24292E"/>
          <w:sz w:val="20"/>
          <w:szCs w:val="20"/>
          <w:lang w:val="en-US" w:eastAsia="sk-SK"/>
        </w:rPr>
        <w:t>model is stable, that the prediction will be equal in the best case. Here is the result</w:t>
      </w:r>
      <w:r w:rsidR="00423900">
        <w:rPr>
          <w:rFonts w:ascii="Segoe UI" w:eastAsia="Times New Roman" w:hAnsi="Segoe UI" w:cs="Segoe UI"/>
          <w:bCs/>
          <w:color w:val="24292E"/>
          <w:sz w:val="20"/>
          <w:szCs w:val="20"/>
          <w:lang w:val="en-US" w:eastAsia="sk-SK"/>
        </w:rPr>
        <w:t xml:space="preserve"> of the winning stacked decision tree models</w:t>
      </w:r>
      <w:del w:id="77" w:author="Jiří Maňák" w:date="2017-08-14T16:49:00Z">
        <w:r w:rsidR="00423900" w:rsidDel="00923481">
          <w:rPr>
            <w:rFonts w:ascii="Segoe UI" w:eastAsia="Times New Roman" w:hAnsi="Segoe UI" w:cs="Segoe UI"/>
            <w:bCs/>
            <w:color w:val="24292E"/>
            <w:sz w:val="20"/>
            <w:szCs w:val="20"/>
            <w:lang w:val="en-US" w:eastAsia="sk-SK"/>
          </w:rPr>
          <w:delText xml:space="preserve"> </w:delText>
        </w:r>
      </w:del>
      <w:r w:rsidR="007914F7">
        <w:rPr>
          <w:rFonts w:ascii="Segoe UI" w:eastAsia="Times New Roman" w:hAnsi="Segoe UI" w:cs="Segoe UI"/>
          <w:bCs/>
          <w:color w:val="24292E"/>
          <w:sz w:val="20"/>
          <w:szCs w:val="20"/>
          <w:lang w:val="en-US" w:eastAsia="sk-SK"/>
        </w:rPr>
        <w:t>:</w:t>
      </w:r>
    </w:p>
    <w:p w:rsidR="00594BFF" w:rsidRDefault="00594BFF" w:rsidP="00395868">
      <w:pPr>
        <w:pStyle w:val="ListParagraph"/>
        <w:spacing w:before="360" w:after="240" w:line="240" w:lineRule="auto"/>
        <w:ind w:left="0"/>
        <w:outlineLvl w:val="2"/>
        <w:rPr>
          <w:rFonts w:ascii="Segoe UI" w:eastAsia="Times New Roman" w:hAnsi="Segoe UI" w:cs="Segoe UI"/>
          <w:bCs/>
          <w:color w:val="24292E"/>
          <w:sz w:val="20"/>
          <w:szCs w:val="20"/>
          <w:lang w:eastAsia="sk-SK"/>
        </w:rPr>
      </w:pPr>
    </w:p>
    <w:p w:rsidR="007914F7" w:rsidRDefault="005B58B4" w:rsidP="00395868">
      <w:pPr>
        <w:pStyle w:val="ListParagraph"/>
        <w:spacing w:before="360" w:after="240" w:line="240" w:lineRule="auto"/>
        <w:ind w:left="0"/>
        <w:outlineLvl w:val="2"/>
        <w:rPr>
          <w:rFonts w:ascii="Segoe UI" w:eastAsia="Times New Roman" w:hAnsi="Segoe UI" w:cs="Segoe UI"/>
          <w:bCs/>
          <w:color w:val="24292E"/>
          <w:sz w:val="20"/>
          <w:szCs w:val="20"/>
          <w:lang w:eastAsia="sk-SK"/>
        </w:rPr>
      </w:pPr>
      <w:r>
        <w:rPr>
          <w:noProof/>
        </w:rPr>
        <w:drawing>
          <wp:anchor distT="0" distB="0" distL="114300" distR="114300" simplePos="0" relativeHeight="251665408" behindDoc="0" locked="0" layoutInCell="1" allowOverlap="1">
            <wp:simplePos x="0" y="0"/>
            <wp:positionH relativeFrom="margin">
              <wp:posOffset>3502025</wp:posOffset>
            </wp:positionH>
            <wp:positionV relativeFrom="margin">
              <wp:posOffset>6700520</wp:posOffset>
            </wp:positionV>
            <wp:extent cx="2725420" cy="16592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5420" cy="1659255"/>
                    </a:xfrm>
                    <a:prstGeom prst="rect">
                      <a:avLst/>
                    </a:prstGeom>
                  </pic:spPr>
                </pic:pic>
              </a:graphicData>
            </a:graphic>
            <wp14:sizeRelH relativeFrom="margin">
              <wp14:pctWidth>0</wp14:pctWidth>
            </wp14:sizeRelH>
            <wp14:sizeRelV relativeFrom="margin">
              <wp14:pctHeight>0</wp14:pctHeight>
            </wp14:sizeRelV>
          </wp:anchor>
        </w:drawing>
      </w:r>
      <w:r w:rsidR="007914F7">
        <w:rPr>
          <w:rFonts w:ascii="Segoe UI" w:eastAsia="Times New Roman" w:hAnsi="Segoe UI" w:cs="Segoe UI"/>
          <w:bCs/>
          <w:color w:val="24292E"/>
          <w:sz w:val="20"/>
          <w:szCs w:val="20"/>
          <w:lang w:eastAsia="sk-SK"/>
        </w:rPr>
        <w:t>Statistics:</w:t>
      </w:r>
    </w:p>
    <w:p w:rsidR="0056233A" w:rsidRDefault="0056233A" w:rsidP="0056233A">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count       100.000000</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mean     309091.106541</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std        5453.008362</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min      297072.573801</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25%      305339.227960</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50%      308121.698208</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75%      313013.769929</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max      321611.550310</w:t>
      </w:r>
    </w:p>
    <w:p w:rsidR="007914F7" w:rsidRPr="0056233A" w:rsidRDefault="007914F7" w:rsidP="00395868">
      <w:pPr>
        <w:pStyle w:val="ListParagraph"/>
        <w:spacing w:before="360" w:after="240" w:line="240" w:lineRule="auto"/>
        <w:ind w:left="0"/>
        <w:outlineLvl w:val="2"/>
        <w:rPr>
          <w:rFonts w:ascii="Segoe UI" w:eastAsia="Times New Roman" w:hAnsi="Segoe UI" w:cs="Segoe UI"/>
          <w:bCs/>
          <w:color w:val="24292E"/>
          <w:sz w:val="20"/>
          <w:szCs w:val="20"/>
          <w:lang w:eastAsia="sk-SK"/>
        </w:rPr>
      </w:pPr>
    </w:p>
    <w:p w:rsidR="007914F7" w:rsidRDefault="00F5573E" w:rsidP="00395868">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lastRenderedPageBreak/>
        <w:t xml:space="preserve">It shows that </w:t>
      </w:r>
      <w:r w:rsidR="005B58B4">
        <w:rPr>
          <w:rFonts w:ascii="Segoe UI" w:eastAsia="Times New Roman" w:hAnsi="Segoe UI" w:cs="Segoe UI"/>
          <w:bCs/>
          <w:color w:val="24292E"/>
          <w:sz w:val="20"/>
          <w:szCs w:val="20"/>
          <w:lang w:val="en-US" w:eastAsia="sk-SK"/>
        </w:rPr>
        <w:t xml:space="preserve">the </w:t>
      </w:r>
      <w:r>
        <w:rPr>
          <w:rFonts w:ascii="Segoe UI" w:eastAsia="Times New Roman" w:hAnsi="Segoe UI" w:cs="Segoe UI"/>
          <w:bCs/>
          <w:color w:val="24292E"/>
          <w:sz w:val="20"/>
          <w:szCs w:val="20"/>
          <w:lang w:val="en-US" w:eastAsia="sk-SK"/>
        </w:rPr>
        <w:t>standard deviation of t</w:t>
      </w:r>
      <w:r w:rsidR="0056233A">
        <w:rPr>
          <w:rFonts w:ascii="Segoe UI" w:eastAsia="Times New Roman" w:hAnsi="Segoe UI" w:cs="Segoe UI"/>
          <w:bCs/>
          <w:color w:val="24292E"/>
          <w:sz w:val="20"/>
          <w:szCs w:val="20"/>
          <w:lang w:val="en-US" w:eastAsia="sk-SK"/>
        </w:rPr>
        <w:t>he predicted prices is around 1</w:t>
      </w:r>
      <w:ins w:id="78" w:author="Jiří Maňák" w:date="2017-08-14T16:50:00Z">
        <w:r w:rsidR="00923481">
          <w:rPr>
            <w:rFonts w:ascii="Segoe UI" w:eastAsia="Times New Roman" w:hAnsi="Segoe UI" w:cs="Segoe UI"/>
            <w:bCs/>
            <w:color w:val="24292E"/>
            <w:sz w:val="20"/>
            <w:szCs w:val="20"/>
            <w:lang w:val="en-US" w:eastAsia="sk-SK"/>
          </w:rPr>
          <w:t>.</w:t>
        </w:r>
      </w:ins>
      <w:del w:id="79" w:author="Jiří Maňák" w:date="2017-08-14T16:50:00Z">
        <w:r w:rsidR="0056233A" w:rsidDel="00923481">
          <w:rPr>
            <w:rFonts w:ascii="Segoe UI" w:eastAsia="Times New Roman" w:hAnsi="Segoe UI" w:cs="Segoe UI"/>
            <w:bCs/>
            <w:color w:val="24292E"/>
            <w:sz w:val="20"/>
            <w:szCs w:val="20"/>
            <w:lang w:val="en-US" w:eastAsia="sk-SK"/>
          </w:rPr>
          <w:delText>,</w:delText>
        </w:r>
      </w:del>
      <w:r w:rsidR="0056233A">
        <w:rPr>
          <w:rFonts w:ascii="Segoe UI" w:eastAsia="Times New Roman" w:hAnsi="Segoe UI" w:cs="Segoe UI"/>
          <w:bCs/>
          <w:color w:val="24292E"/>
          <w:sz w:val="20"/>
          <w:szCs w:val="20"/>
          <w:lang w:val="en-US" w:eastAsia="sk-SK"/>
        </w:rPr>
        <w:t>7 % which is good enough to use this model in practice.</w:t>
      </w:r>
    </w:p>
    <w:p w:rsidR="00D23C14"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V. Conclusion</w:t>
      </w:r>
    </w:p>
    <w:p w:rsidR="00631267" w:rsidDel="00FC4CBC" w:rsidRDefault="00923481" w:rsidP="00631267">
      <w:pPr>
        <w:pStyle w:val="ListParagraph"/>
        <w:spacing w:before="360" w:after="240" w:line="240" w:lineRule="auto"/>
        <w:ind w:left="0"/>
        <w:outlineLvl w:val="2"/>
        <w:rPr>
          <w:del w:id="80" w:author="Jiří Maňák" w:date="2017-08-14T16:57:00Z"/>
          <w:rFonts w:ascii="Segoe UI" w:eastAsia="Times New Roman" w:hAnsi="Segoe UI" w:cs="Segoe UI"/>
          <w:bCs/>
          <w:color w:val="24292E"/>
          <w:sz w:val="20"/>
          <w:szCs w:val="20"/>
          <w:lang w:val="en-US" w:eastAsia="sk-SK"/>
        </w:rPr>
      </w:pPr>
      <w:ins w:id="81" w:author="Jiří Maňák" w:date="2017-08-14T16:50:00Z">
        <w:r>
          <w:rPr>
            <w:rFonts w:ascii="Segoe UI" w:eastAsia="Times New Roman" w:hAnsi="Segoe UI" w:cs="Segoe UI"/>
            <w:bCs/>
            <w:color w:val="24292E"/>
            <w:sz w:val="20"/>
            <w:szCs w:val="20"/>
            <w:lang w:val="en-US" w:eastAsia="sk-SK"/>
          </w:rPr>
          <w:t>Estimating</w:t>
        </w:r>
      </w:ins>
      <w:del w:id="82" w:author="Jiří Maňák" w:date="2017-08-14T16:50:00Z">
        <w:r w:rsidR="00DE0A8C" w:rsidRPr="00631267" w:rsidDel="00923481">
          <w:rPr>
            <w:rFonts w:ascii="Segoe UI" w:eastAsia="Times New Roman" w:hAnsi="Segoe UI" w:cs="Segoe UI"/>
            <w:bCs/>
            <w:color w:val="24292E"/>
            <w:sz w:val="20"/>
            <w:szCs w:val="20"/>
            <w:lang w:val="en-US" w:eastAsia="sk-SK"/>
          </w:rPr>
          <w:delText>Estimation</w:delText>
        </w:r>
      </w:del>
      <w:r w:rsidR="00DE0A8C" w:rsidRPr="00631267">
        <w:rPr>
          <w:rFonts w:ascii="Segoe UI" w:eastAsia="Times New Roman" w:hAnsi="Segoe UI" w:cs="Segoe UI"/>
          <w:bCs/>
          <w:color w:val="24292E"/>
          <w:sz w:val="20"/>
          <w:szCs w:val="20"/>
          <w:lang w:val="en-US" w:eastAsia="sk-SK"/>
        </w:rPr>
        <w:t xml:space="preserve"> </w:t>
      </w:r>
      <w:del w:id="83" w:author="Jiří Maňák" w:date="2017-08-14T16:50:00Z">
        <w:r w:rsidR="00DE0A8C" w:rsidRPr="00631267" w:rsidDel="00923481">
          <w:rPr>
            <w:rFonts w:ascii="Segoe UI" w:eastAsia="Times New Roman" w:hAnsi="Segoe UI" w:cs="Segoe UI"/>
            <w:bCs/>
            <w:color w:val="24292E"/>
            <w:sz w:val="20"/>
            <w:szCs w:val="20"/>
            <w:lang w:val="en-US" w:eastAsia="sk-SK"/>
          </w:rPr>
          <w:delText xml:space="preserve">of a </w:delText>
        </w:r>
      </w:del>
      <w:ins w:id="84" w:author="Jiří Maňák" w:date="2017-08-14T16:50:00Z">
        <w:r>
          <w:rPr>
            <w:rFonts w:ascii="Segoe UI" w:eastAsia="Times New Roman" w:hAnsi="Segoe UI" w:cs="Segoe UI"/>
            <w:bCs/>
            <w:color w:val="24292E"/>
            <w:sz w:val="20"/>
            <w:szCs w:val="20"/>
            <w:lang w:val="en-US" w:eastAsia="sk-SK"/>
          </w:rPr>
          <w:t xml:space="preserve">the </w:t>
        </w:r>
      </w:ins>
      <w:r w:rsidR="00DE0A8C" w:rsidRPr="00631267">
        <w:rPr>
          <w:rFonts w:ascii="Segoe UI" w:eastAsia="Times New Roman" w:hAnsi="Segoe UI" w:cs="Segoe UI"/>
          <w:bCs/>
          <w:color w:val="24292E"/>
          <w:sz w:val="20"/>
          <w:szCs w:val="20"/>
          <w:lang w:val="en-US" w:eastAsia="sk-SK"/>
        </w:rPr>
        <w:t xml:space="preserve">price of a house is a chancy task. The price of a house is a result of a negotiation between buyer and seller. </w:t>
      </w:r>
      <w:ins w:id="85" w:author="Jiří Maňák" w:date="2017-08-14T16:52:00Z">
        <w:r>
          <w:rPr>
            <w:rFonts w:ascii="Segoe UI" w:eastAsia="Times New Roman" w:hAnsi="Segoe UI" w:cs="Segoe UI"/>
            <w:bCs/>
            <w:color w:val="24292E"/>
            <w:sz w:val="20"/>
            <w:szCs w:val="20"/>
            <w:lang w:val="en-US" w:eastAsia="sk-SK"/>
          </w:rPr>
          <w:t>U</w:t>
        </w:r>
        <w:r w:rsidRPr="00631267">
          <w:rPr>
            <w:rFonts w:ascii="Segoe UI" w:eastAsia="Times New Roman" w:hAnsi="Segoe UI" w:cs="Segoe UI"/>
            <w:bCs/>
            <w:color w:val="24292E"/>
            <w:sz w:val="20"/>
            <w:szCs w:val="20"/>
            <w:lang w:val="en-US" w:eastAsia="sk-SK"/>
          </w:rPr>
          <w:t xml:space="preserve">sually </w:t>
        </w:r>
      </w:ins>
      <w:del w:id="86" w:author="Jiří Maňák" w:date="2017-08-14T16:52:00Z">
        <w:r w:rsidR="00DE0A8C" w:rsidRPr="00631267" w:rsidDel="00923481">
          <w:rPr>
            <w:rFonts w:ascii="Segoe UI" w:eastAsia="Times New Roman" w:hAnsi="Segoe UI" w:cs="Segoe UI"/>
            <w:bCs/>
            <w:color w:val="24292E"/>
            <w:sz w:val="20"/>
            <w:szCs w:val="20"/>
            <w:lang w:val="en-US" w:eastAsia="sk-SK"/>
          </w:rPr>
          <w:delText>T</w:delText>
        </w:r>
      </w:del>
      <w:ins w:id="87" w:author="Jiří Maňák" w:date="2017-08-14T16:52:00Z">
        <w:r>
          <w:rPr>
            <w:rFonts w:ascii="Segoe UI" w:eastAsia="Times New Roman" w:hAnsi="Segoe UI" w:cs="Segoe UI"/>
            <w:bCs/>
            <w:color w:val="24292E"/>
            <w:sz w:val="20"/>
            <w:szCs w:val="20"/>
            <w:lang w:val="en-US" w:eastAsia="sk-SK"/>
          </w:rPr>
          <w:t>t</w:t>
        </w:r>
      </w:ins>
      <w:r w:rsidR="00DE0A8C" w:rsidRPr="00631267">
        <w:rPr>
          <w:rFonts w:ascii="Segoe UI" w:eastAsia="Times New Roman" w:hAnsi="Segoe UI" w:cs="Segoe UI"/>
          <w:bCs/>
          <w:color w:val="24292E"/>
          <w:sz w:val="20"/>
          <w:szCs w:val="20"/>
          <w:lang w:val="en-US" w:eastAsia="sk-SK"/>
        </w:rPr>
        <w:t xml:space="preserve">hey both have </w:t>
      </w:r>
      <w:del w:id="88" w:author="Jiří Maňák" w:date="2017-08-14T16:52:00Z">
        <w:r w:rsidR="00DE0A8C" w:rsidRPr="00631267" w:rsidDel="00923481">
          <w:rPr>
            <w:rFonts w:ascii="Segoe UI" w:eastAsia="Times New Roman" w:hAnsi="Segoe UI" w:cs="Segoe UI"/>
            <w:bCs/>
            <w:color w:val="24292E"/>
            <w:sz w:val="20"/>
            <w:szCs w:val="20"/>
            <w:lang w:val="en-US" w:eastAsia="sk-SK"/>
          </w:rPr>
          <w:delText xml:space="preserve">usually </w:delText>
        </w:r>
      </w:del>
      <w:r w:rsidR="00DE0A8C" w:rsidRPr="00631267">
        <w:rPr>
          <w:rFonts w:ascii="Segoe UI" w:eastAsia="Times New Roman" w:hAnsi="Segoe UI" w:cs="Segoe UI"/>
          <w:bCs/>
          <w:color w:val="24292E"/>
          <w:sz w:val="20"/>
          <w:szCs w:val="20"/>
          <w:lang w:val="en-US" w:eastAsia="sk-SK"/>
        </w:rPr>
        <w:t>opposite interest</w:t>
      </w:r>
      <w:ins w:id="89" w:author="Jiří Maňák" w:date="2017-08-14T16:52:00Z">
        <w:r>
          <w:rPr>
            <w:rFonts w:ascii="Segoe UI" w:eastAsia="Times New Roman" w:hAnsi="Segoe UI" w:cs="Segoe UI"/>
            <w:bCs/>
            <w:color w:val="24292E"/>
            <w:sz w:val="20"/>
            <w:szCs w:val="20"/>
            <w:lang w:val="en-US" w:eastAsia="sk-SK"/>
          </w:rPr>
          <w:t>s</w:t>
        </w:r>
      </w:ins>
      <w:r w:rsidR="00DE0A8C" w:rsidRPr="00631267">
        <w:rPr>
          <w:rFonts w:ascii="Segoe UI" w:eastAsia="Times New Roman" w:hAnsi="Segoe UI" w:cs="Segoe UI"/>
          <w:bCs/>
          <w:color w:val="24292E"/>
          <w:sz w:val="20"/>
          <w:szCs w:val="20"/>
          <w:lang w:val="en-US" w:eastAsia="sk-SK"/>
        </w:rPr>
        <w:t xml:space="preserve">. The seller wants to get </w:t>
      </w:r>
      <w:ins w:id="90" w:author="Jiří Maňák" w:date="2017-08-14T16:53:00Z">
        <w:r>
          <w:rPr>
            <w:rFonts w:ascii="Segoe UI" w:eastAsia="Times New Roman" w:hAnsi="Segoe UI" w:cs="Segoe UI"/>
            <w:bCs/>
            <w:color w:val="24292E"/>
            <w:sz w:val="20"/>
            <w:szCs w:val="20"/>
            <w:lang w:val="en-US" w:eastAsia="sk-SK"/>
          </w:rPr>
          <w:t xml:space="preserve">the </w:t>
        </w:r>
      </w:ins>
      <w:r w:rsidR="00DE0A8C" w:rsidRPr="00631267">
        <w:rPr>
          <w:rFonts w:ascii="Segoe UI" w:eastAsia="Times New Roman" w:hAnsi="Segoe UI" w:cs="Segoe UI"/>
          <w:bCs/>
          <w:color w:val="24292E"/>
          <w:sz w:val="20"/>
          <w:szCs w:val="20"/>
          <w:lang w:val="en-US" w:eastAsia="sk-SK"/>
        </w:rPr>
        <w:t>highest price</w:t>
      </w:r>
      <w:ins w:id="91" w:author="Jiří Maňák" w:date="2017-08-14T16:53:00Z">
        <w:r>
          <w:rPr>
            <w:rFonts w:ascii="Segoe UI" w:eastAsia="Times New Roman" w:hAnsi="Segoe UI" w:cs="Segoe UI"/>
            <w:bCs/>
            <w:color w:val="24292E"/>
            <w:sz w:val="20"/>
            <w:szCs w:val="20"/>
            <w:lang w:val="en-US" w:eastAsia="sk-SK"/>
          </w:rPr>
          <w:t>,</w:t>
        </w:r>
      </w:ins>
      <w:r w:rsidR="00DE0A8C" w:rsidRPr="00631267">
        <w:rPr>
          <w:rFonts w:ascii="Segoe UI" w:eastAsia="Times New Roman" w:hAnsi="Segoe UI" w:cs="Segoe UI"/>
          <w:bCs/>
          <w:color w:val="24292E"/>
          <w:sz w:val="20"/>
          <w:szCs w:val="20"/>
          <w:lang w:val="en-US" w:eastAsia="sk-SK"/>
        </w:rPr>
        <w:t xml:space="preserve"> the buyer wants to pay </w:t>
      </w:r>
      <w:ins w:id="92" w:author="Jiří Maňák" w:date="2017-08-14T16:53:00Z">
        <w:r>
          <w:rPr>
            <w:rFonts w:ascii="Segoe UI" w:eastAsia="Times New Roman" w:hAnsi="Segoe UI" w:cs="Segoe UI"/>
            <w:bCs/>
            <w:color w:val="24292E"/>
            <w:sz w:val="20"/>
            <w:szCs w:val="20"/>
            <w:lang w:val="en-US" w:eastAsia="sk-SK"/>
          </w:rPr>
          <w:t xml:space="preserve">the </w:t>
        </w:r>
      </w:ins>
      <w:r w:rsidR="00DE0A8C" w:rsidRPr="00631267">
        <w:rPr>
          <w:rFonts w:ascii="Segoe UI" w:eastAsia="Times New Roman" w:hAnsi="Segoe UI" w:cs="Segoe UI"/>
          <w:bCs/>
          <w:color w:val="24292E"/>
          <w:sz w:val="20"/>
          <w:szCs w:val="20"/>
          <w:lang w:val="en-US" w:eastAsia="sk-SK"/>
        </w:rPr>
        <w:t xml:space="preserve">lowest possible price. </w:t>
      </w:r>
      <w:r w:rsidR="00631267">
        <w:rPr>
          <w:rFonts w:ascii="Segoe UI" w:eastAsia="Times New Roman" w:hAnsi="Segoe UI" w:cs="Segoe UI"/>
          <w:bCs/>
          <w:color w:val="24292E"/>
          <w:sz w:val="20"/>
          <w:szCs w:val="20"/>
          <w:lang w:val="en-US" w:eastAsia="sk-SK"/>
        </w:rPr>
        <w:t>T</w:t>
      </w:r>
      <w:r w:rsidR="00DE0A8C" w:rsidRPr="00631267">
        <w:rPr>
          <w:rFonts w:ascii="Segoe UI" w:eastAsia="Times New Roman" w:hAnsi="Segoe UI" w:cs="Segoe UI"/>
          <w:bCs/>
          <w:color w:val="24292E"/>
          <w:sz w:val="20"/>
          <w:szCs w:val="20"/>
          <w:lang w:val="en-US" w:eastAsia="sk-SK"/>
        </w:rPr>
        <w:t xml:space="preserve">he final price is a result of this deal and </w:t>
      </w:r>
      <w:del w:id="93" w:author="Jiří Maňák" w:date="2017-08-14T16:55:00Z">
        <w:r w:rsidR="00631267" w:rsidDel="00923481">
          <w:rPr>
            <w:rFonts w:ascii="Segoe UI" w:eastAsia="Times New Roman" w:hAnsi="Segoe UI" w:cs="Segoe UI"/>
            <w:bCs/>
            <w:color w:val="24292E"/>
            <w:sz w:val="20"/>
            <w:szCs w:val="20"/>
            <w:lang w:val="en-US" w:eastAsia="sk-SK"/>
          </w:rPr>
          <w:delText>the final price is</w:delText>
        </w:r>
      </w:del>
      <w:ins w:id="94" w:author="Jiří Maňák" w:date="2017-08-14T16:55:00Z">
        <w:r>
          <w:rPr>
            <w:rFonts w:ascii="Segoe UI" w:eastAsia="Times New Roman" w:hAnsi="Segoe UI" w:cs="Segoe UI"/>
            <w:bCs/>
            <w:color w:val="24292E"/>
            <w:sz w:val="20"/>
            <w:szCs w:val="20"/>
            <w:lang w:val="en-US" w:eastAsia="sk-SK"/>
          </w:rPr>
          <w:t>it is</w:t>
        </w:r>
      </w:ins>
      <w:r w:rsidR="00631267">
        <w:rPr>
          <w:rFonts w:ascii="Segoe UI" w:eastAsia="Times New Roman" w:hAnsi="Segoe UI" w:cs="Segoe UI"/>
          <w:bCs/>
          <w:color w:val="24292E"/>
          <w:sz w:val="20"/>
          <w:szCs w:val="20"/>
          <w:lang w:val="en-US" w:eastAsia="sk-SK"/>
        </w:rPr>
        <w:t xml:space="preserve"> the number in </w:t>
      </w:r>
      <w:ins w:id="95" w:author="Jiří Maňák" w:date="2017-08-14T16:55:00Z">
        <w:r w:rsidR="00FC4CBC">
          <w:rPr>
            <w:rFonts w:ascii="Segoe UI" w:eastAsia="Times New Roman" w:hAnsi="Segoe UI" w:cs="Segoe UI"/>
            <w:bCs/>
            <w:color w:val="24292E"/>
            <w:sz w:val="20"/>
            <w:szCs w:val="20"/>
            <w:lang w:val="en-US" w:eastAsia="sk-SK"/>
          </w:rPr>
          <w:t xml:space="preserve">the </w:t>
        </w:r>
      </w:ins>
      <w:r w:rsidR="00DE0A8C" w:rsidRPr="00631267">
        <w:rPr>
          <w:rFonts w:ascii="Segoe UI" w:eastAsia="Times New Roman" w:hAnsi="Segoe UI" w:cs="Segoe UI"/>
          <w:bCs/>
          <w:color w:val="24292E"/>
          <w:sz w:val="20"/>
          <w:szCs w:val="20"/>
          <w:lang w:val="en-US" w:eastAsia="sk-SK"/>
        </w:rPr>
        <w:t>contract</w:t>
      </w:r>
      <w:r w:rsidR="00631267">
        <w:rPr>
          <w:rFonts w:ascii="Segoe UI" w:eastAsia="Times New Roman" w:hAnsi="Segoe UI" w:cs="Segoe UI"/>
          <w:bCs/>
          <w:color w:val="24292E"/>
          <w:sz w:val="20"/>
          <w:szCs w:val="20"/>
          <w:lang w:val="en-US" w:eastAsia="sk-SK"/>
        </w:rPr>
        <w:t xml:space="preserve"> </w:t>
      </w:r>
      <w:r w:rsidR="00DE0A8C" w:rsidRPr="00631267">
        <w:rPr>
          <w:rFonts w:ascii="Segoe UI" w:eastAsia="Times New Roman" w:hAnsi="Segoe UI" w:cs="Segoe UI"/>
          <w:bCs/>
          <w:color w:val="24292E"/>
          <w:sz w:val="20"/>
          <w:szCs w:val="20"/>
          <w:lang w:val="en-US" w:eastAsia="sk-SK"/>
        </w:rPr>
        <w:t xml:space="preserve">and </w:t>
      </w:r>
      <w:r w:rsidR="00631267">
        <w:rPr>
          <w:rFonts w:ascii="Segoe UI" w:eastAsia="Times New Roman" w:hAnsi="Segoe UI" w:cs="Segoe UI"/>
          <w:bCs/>
          <w:color w:val="24292E"/>
          <w:sz w:val="20"/>
          <w:szCs w:val="20"/>
          <w:lang w:val="en-US" w:eastAsia="sk-SK"/>
        </w:rPr>
        <w:t xml:space="preserve">the amount of </w:t>
      </w:r>
      <w:r w:rsidR="00DE0A8C" w:rsidRPr="00631267">
        <w:rPr>
          <w:rFonts w:ascii="Segoe UI" w:eastAsia="Times New Roman" w:hAnsi="Segoe UI" w:cs="Segoe UI"/>
          <w:bCs/>
          <w:color w:val="24292E"/>
          <w:sz w:val="20"/>
          <w:szCs w:val="20"/>
          <w:lang w:val="en-US" w:eastAsia="sk-SK"/>
        </w:rPr>
        <w:t xml:space="preserve">money transferred.  And nobody in the universe is able to estimate </w:t>
      </w:r>
      <w:ins w:id="96" w:author="Jiří Maňák" w:date="2017-08-14T16:56:00Z">
        <w:r w:rsidR="00FC4CBC">
          <w:rPr>
            <w:rFonts w:ascii="Segoe UI" w:eastAsia="Times New Roman" w:hAnsi="Segoe UI" w:cs="Segoe UI"/>
            <w:bCs/>
            <w:color w:val="24292E"/>
            <w:sz w:val="20"/>
            <w:szCs w:val="20"/>
            <w:lang w:val="en-US" w:eastAsia="sk-SK"/>
          </w:rPr>
          <w:t xml:space="preserve">the </w:t>
        </w:r>
      </w:ins>
      <w:r w:rsidR="00DE0A8C" w:rsidRPr="00631267">
        <w:rPr>
          <w:rFonts w:ascii="Segoe UI" w:eastAsia="Times New Roman" w:hAnsi="Segoe UI" w:cs="Segoe UI"/>
          <w:bCs/>
          <w:color w:val="24292E"/>
          <w:sz w:val="20"/>
          <w:szCs w:val="20"/>
          <w:lang w:val="en-US" w:eastAsia="sk-SK"/>
        </w:rPr>
        <w:t xml:space="preserve">final price with 100% accuracy. </w:t>
      </w:r>
      <w:r w:rsidR="00631267">
        <w:rPr>
          <w:rFonts w:ascii="Segoe UI" w:eastAsia="Times New Roman" w:hAnsi="Segoe UI" w:cs="Segoe UI"/>
          <w:bCs/>
          <w:color w:val="24292E"/>
          <w:sz w:val="20"/>
          <w:szCs w:val="20"/>
          <w:lang w:val="en-US" w:eastAsia="sk-SK"/>
        </w:rPr>
        <w:t xml:space="preserve"> Neither real estate expert nor a ML model.</w:t>
      </w:r>
      <w:ins w:id="97" w:author="Jiří Maňák" w:date="2017-08-14T16:57:00Z">
        <w:r w:rsidR="00FC4CBC">
          <w:rPr>
            <w:rFonts w:ascii="Segoe UI" w:eastAsia="Times New Roman" w:hAnsi="Segoe UI" w:cs="Segoe UI"/>
            <w:bCs/>
            <w:color w:val="24292E"/>
            <w:sz w:val="20"/>
            <w:szCs w:val="20"/>
            <w:lang w:val="en-US" w:eastAsia="sk-SK"/>
          </w:rPr>
          <w:t xml:space="preserve"> </w:t>
        </w:r>
      </w:ins>
    </w:p>
    <w:p w:rsidR="00AB182F" w:rsidRDefault="00631267" w:rsidP="00631267">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del w:id="98" w:author="Jiří Maňák" w:date="2017-08-14T16:57:00Z">
        <w:r w:rsidDel="00FC4CBC">
          <w:rPr>
            <w:rFonts w:ascii="Segoe UI" w:eastAsia="Times New Roman" w:hAnsi="Segoe UI" w:cs="Segoe UI"/>
            <w:bCs/>
            <w:color w:val="24292E"/>
            <w:sz w:val="20"/>
            <w:szCs w:val="20"/>
            <w:lang w:val="en-US" w:eastAsia="sk-SK"/>
          </w:rPr>
          <w:delText>T</w:delText>
        </w:r>
      </w:del>
      <w:ins w:id="99" w:author="Jiří Maňák" w:date="2017-08-14T16:57:00Z">
        <w:r w:rsidR="00FC4CBC">
          <w:rPr>
            <w:rFonts w:ascii="Segoe UI" w:eastAsia="Times New Roman" w:hAnsi="Segoe UI" w:cs="Segoe UI"/>
            <w:bCs/>
            <w:color w:val="24292E"/>
            <w:sz w:val="20"/>
            <w:szCs w:val="20"/>
            <w:lang w:val="en-US" w:eastAsia="sk-SK"/>
          </w:rPr>
          <w:t>T</w:t>
        </w:r>
      </w:ins>
      <w:r>
        <w:rPr>
          <w:rFonts w:ascii="Segoe UI" w:eastAsia="Times New Roman" w:hAnsi="Segoe UI" w:cs="Segoe UI"/>
          <w:bCs/>
          <w:color w:val="24292E"/>
          <w:sz w:val="20"/>
          <w:szCs w:val="20"/>
          <w:lang w:val="en-US" w:eastAsia="sk-SK"/>
        </w:rPr>
        <w:t xml:space="preserve">here </w:t>
      </w:r>
      <w:del w:id="100" w:author="Jiří Maňák" w:date="2017-08-14T16:56:00Z">
        <w:r w:rsidDel="00FC4CBC">
          <w:rPr>
            <w:rFonts w:ascii="Segoe UI" w:eastAsia="Times New Roman" w:hAnsi="Segoe UI" w:cs="Segoe UI"/>
            <w:bCs/>
            <w:color w:val="24292E"/>
            <w:sz w:val="20"/>
            <w:szCs w:val="20"/>
            <w:lang w:val="en-US" w:eastAsia="sk-SK"/>
          </w:rPr>
          <w:delText xml:space="preserve">is </w:delText>
        </w:r>
      </w:del>
      <w:ins w:id="101" w:author="Jiří Maňák" w:date="2017-08-14T16:56:00Z">
        <w:r w:rsidR="00FC4CBC">
          <w:rPr>
            <w:rFonts w:ascii="Segoe UI" w:eastAsia="Times New Roman" w:hAnsi="Segoe UI" w:cs="Segoe UI"/>
            <w:bCs/>
            <w:color w:val="24292E"/>
            <w:sz w:val="20"/>
            <w:szCs w:val="20"/>
            <w:lang w:val="en-US" w:eastAsia="sk-SK"/>
          </w:rPr>
          <w:t xml:space="preserve">are </w:t>
        </w:r>
      </w:ins>
      <w:del w:id="102" w:author="Jiří Maňák" w:date="2017-08-14T16:56:00Z">
        <w:r w:rsidDel="00FC4CBC">
          <w:rPr>
            <w:rFonts w:ascii="Segoe UI" w:eastAsia="Times New Roman" w:hAnsi="Segoe UI" w:cs="Segoe UI"/>
            <w:bCs/>
            <w:color w:val="24292E"/>
            <w:sz w:val="20"/>
            <w:szCs w:val="20"/>
            <w:lang w:val="en-US" w:eastAsia="sk-SK"/>
          </w:rPr>
          <w:delText>a</w:delText>
        </w:r>
      </w:del>
      <w:ins w:id="103" w:author="Jiří Maňák" w:date="2017-08-14T16:56:00Z">
        <w:r w:rsidR="00FC4CBC">
          <w:rPr>
            <w:rFonts w:ascii="Segoe UI" w:eastAsia="Times New Roman" w:hAnsi="Segoe UI" w:cs="Segoe UI"/>
            <w:bCs/>
            <w:color w:val="24292E"/>
            <w:sz w:val="20"/>
            <w:szCs w:val="20"/>
            <w:lang w:val="en-US" w:eastAsia="sk-SK"/>
          </w:rPr>
          <w:t>a</w:t>
        </w:r>
      </w:ins>
      <w:r>
        <w:rPr>
          <w:rFonts w:ascii="Segoe UI" w:eastAsia="Times New Roman" w:hAnsi="Segoe UI" w:cs="Segoe UI"/>
          <w:bCs/>
          <w:color w:val="24292E"/>
          <w:sz w:val="20"/>
          <w:szCs w:val="20"/>
          <w:lang w:val="en-US" w:eastAsia="sk-SK"/>
        </w:rPr>
        <w:t xml:space="preserve"> number of features which are not in the feature list but can influence </w:t>
      </w:r>
      <w:ins w:id="104" w:author="Jiří Maňák" w:date="2017-08-14T16:56:00Z">
        <w:r w:rsidR="00FC4CBC">
          <w:rPr>
            <w:rFonts w:ascii="Segoe UI" w:eastAsia="Times New Roman" w:hAnsi="Segoe UI" w:cs="Segoe UI"/>
            <w:bCs/>
            <w:color w:val="24292E"/>
            <w:sz w:val="20"/>
            <w:szCs w:val="20"/>
            <w:lang w:val="en-US" w:eastAsia="sk-SK"/>
          </w:rPr>
          <w:t xml:space="preserve">the </w:t>
        </w:r>
      </w:ins>
      <w:r>
        <w:rPr>
          <w:rFonts w:ascii="Segoe UI" w:eastAsia="Times New Roman" w:hAnsi="Segoe UI" w:cs="Segoe UI"/>
          <w:bCs/>
          <w:color w:val="24292E"/>
          <w:sz w:val="20"/>
          <w:szCs w:val="20"/>
          <w:lang w:val="en-US" w:eastAsia="sk-SK"/>
        </w:rPr>
        <w:t xml:space="preserve">price. For example if </w:t>
      </w:r>
      <w:ins w:id="105" w:author="Jiří Maňák" w:date="2017-08-14T16:57:00Z">
        <w:r w:rsidR="00FC4CBC">
          <w:rPr>
            <w:rFonts w:ascii="Segoe UI" w:eastAsia="Times New Roman" w:hAnsi="Segoe UI" w:cs="Segoe UI"/>
            <w:bCs/>
            <w:color w:val="24292E"/>
            <w:sz w:val="20"/>
            <w:szCs w:val="20"/>
            <w:lang w:val="en-US" w:eastAsia="sk-SK"/>
          </w:rPr>
          <w:t xml:space="preserve">the </w:t>
        </w:r>
      </w:ins>
      <w:r>
        <w:rPr>
          <w:rFonts w:ascii="Segoe UI" w:eastAsia="Times New Roman" w:hAnsi="Segoe UI" w:cs="Segoe UI"/>
          <w:bCs/>
          <w:color w:val="24292E"/>
          <w:sz w:val="20"/>
          <w:szCs w:val="20"/>
          <w:lang w:val="en-US" w:eastAsia="sk-SK"/>
        </w:rPr>
        <w:t>seller wants to sell his house quickly, he may be prone to accept</w:t>
      </w:r>
      <w:ins w:id="106" w:author="Jiří Maňák" w:date="2017-08-14T16:58:00Z">
        <w:r w:rsidR="00FC4CBC">
          <w:rPr>
            <w:rFonts w:ascii="Segoe UI" w:eastAsia="Times New Roman" w:hAnsi="Segoe UI" w:cs="Segoe UI"/>
            <w:bCs/>
            <w:color w:val="24292E"/>
            <w:sz w:val="20"/>
            <w:szCs w:val="20"/>
            <w:lang w:val="en-US" w:eastAsia="sk-SK"/>
          </w:rPr>
          <w:t>ing</w:t>
        </w:r>
      </w:ins>
      <w:r>
        <w:rPr>
          <w:rFonts w:ascii="Segoe UI" w:eastAsia="Times New Roman" w:hAnsi="Segoe UI" w:cs="Segoe UI"/>
          <w:bCs/>
          <w:color w:val="24292E"/>
          <w:sz w:val="20"/>
          <w:szCs w:val="20"/>
          <w:lang w:val="en-US" w:eastAsia="sk-SK"/>
        </w:rPr>
        <w:t xml:space="preserve"> </w:t>
      </w:r>
      <w:ins w:id="107" w:author="Jiří Maňák" w:date="2017-08-14T16:57:00Z">
        <w:r w:rsidR="00FC4CBC">
          <w:rPr>
            <w:rFonts w:ascii="Segoe UI" w:eastAsia="Times New Roman" w:hAnsi="Segoe UI" w:cs="Segoe UI"/>
            <w:bCs/>
            <w:color w:val="24292E"/>
            <w:sz w:val="20"/>
            <w:szCs w:val="20"/>
            <w:lang w:val="en-US" w:eastAsia="sk-SK"/>
          </w:rPr>
          <w:t xml:space="preserve">a </w:t>
        </w:r>
      </w:ins>
      <w:r>
        <w:rPr>
          <w:rFonts w:ascii="Segoe UI" w:eastAsia="Times New Roman" w:hAnsi="Segoe UI" w:cs="Segoe UI"/>
          <w:bCs/>
          <w:color w:val="24292E"/>
          <w:sz w:val="20"/>
          <w:szCs w:val="20"/>
          <w:lang w:val="en-US" w:eastAsia="sk-SK"/>
        </w:rPr>
        <w:t xml:space="preserve">lower price. </w:t>
      </w:r>
    </w:p>
    <w:p w:rsidR="00AB182F" w:rsidRDefault="00631267" w:rsidP="00631267">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From this </w:t>
      </w:r>
      <w:r w:rsidR="00981D86">
        <w:rPr>
          <w:rFonts w:ascii="Segoe UI" w:eastAsia="Times New Roman" w:hAnsi="Segoe UI" w:cs="Segoe UI"/>
          <w:bCs/>
          <w:color w:val="24292E"/>
          <w:sz w:val="20"/>
          <w:szCs w:val="20"/>
          <w:lang w:val="en-US" w:eastAsia="sk-SK"/>
        </w:rPr>
        <w:t>perspective,</w:t>
      </w:r>
      <w:r>
        <w:rPr>
          <w:rFonts w:ascii="Segoe UI" w:eastAsia="Times New Roman" w:hAnsi="Segoe UI" w:cs="Segoe UI"/>
          <w:bCs/>
          <w:color w:val="24292E"/>
          <w:sz w:val="20"/>
          <w:szCs w:val="20"/>
          <w:lang w:val="en-US" w:eastAsia="sk-SK"/>
        </w:rPr>
        <w:t xml:space="preserve"> </w:t>
      </w:r>
      <w:del w:id="108" w:author="Jiří Maňák" w:date="2017-08-14T16:59:00Z">
        <w:r w:rsidDel="00FC4CBC">
          <w:rPr>
            <w:rFonts w:ascii="Segoe UI" w:eastAsia="Times New Roman" w:hAnsi="Segoe UI" w:cs="Segoe UI"/>
            <w:bCs/>
            <w:color w:val="24292E"/>
            <w:sz w:val="20"/>
            <w:szCs w:val="20"/>
            <w:lang w:val="en-US" w:eastAsia="sk-SK"/>
          </w:rPr>
          <w:delText xml:space="preserve">also </w:delText>
        </w:r>
      </w:del>
      <w:ins w:id="109" w:author="Jiří Maňák" w:date="2017-08-14T16:58:00Z">
        <w:r w:rsidR="00FC4CBC">
          <w:rPr>
            <w:rFonts w:ascii="Segoe UI" w:eastAsia="Times New Roman" w:hAnsi="Segoe UI" w:cs="Segoe UI"/>
            <w:bCs/>
            <w:color w:val="24292E"/>
            <w:sz w:val="20"/>
            <w:szCs w:val="20"/>
            <w:lang w:val="en-US" w:eastAsia="sk-SK"/>
          </w:rPr>
          <w:t xml:space="preserve">the </w:t>
        </w:r>
      </w:ins>
      <w:r>
        <w:rPr>
          <w:rFonts w:ascii="Segoe UI" w:eastAsia="Times New Roman" w:hAnsi="Segoe UI" w:cs="Segoe UI"/>
          <w:bCs/>
          <w:color w:val="24292E"/>
          <w:sz w:val="20"/>
          <w:szCs w:val="20"/>
          <w:lang w:val="en-US" w:eastAsia="sk-SK"/>
        </w:rPr>
        <w:t xml:space="preserve">simple linear regression model </w:t>
      </w:r>
      <w:ins w:id="110" w:author="Jiří Maňák" w:date="2017-08-14T16:59:00Z">
        <w:r w:rsidR="00FC4CBC">
          <w:rPr>
            <w:rFonts w:ascii="Segoe UI" w:eastAsia="Times New Roman" w:hAnsi="Segoe UI" w:cs="Segoe UI"/>
            <w:bCs/>
            <w:color w:val="24292E"/>
            <w:sz w:val="20"/>
            <w:szCs w:val="20"/>
            <w:lang w:val="en-US" w:eastAsia="sk-SK"/>
          </w:rPr>
          <w:t xml:space="preserve">also </w:t>
        </w:r>
      </w:ins>
      <w:del w:id="111" w:author="Jiří Maňák" w:date="2017-08-14T16:59:00Z">
        <w:r w:rsidR="00AB182F" w:rsidDel="00FC4CBC">
          <w:rPr>
            <w:rFonts w:ascii="Segoe UI" w:eastAsia="Times New Roman" w:hAnsi="Segoe UI" w:cs="Segoe UI"/>
            <w:bCs/>
            <w:color w:val="24292E"/>
            <w:sz w:val="20"/>
            <w:szCs w:val="20"/>
            <w:lang w:val="en-US" w:eastAsia="sk-SK"/>
          </w:rPr>
          <w:delText xml:space="preserve">brought </w:delText>
        </w:r>
      </w:del>
      <w:ins w:id="112" w:author="Jiří Maňák" w:date="2017-08-14T16:59:00Z">
        <w:r w:rsidR="00FC4CBC">
          <w:rPr>
            <w:rFonts w:ascii="Segoe UI" w:eastAsia="Times New Roman" w:hAnsi="Segoe UI" w:cs="Segoe UI"/>
            <w:bCs/>
            <w:color w:val="24292E"/>
            <w:sz w:val="20"/>
            <w:szCs w:val="20"/>
            <w:lang w:val="en-US" w:eastAsia="sk-SK"/>
          </w:rPr>
          <w:t xml:space="preserve">shed </w:t>
        </w:r>
      </w:ins>
      <w:r w:rsidR="00AB182F">
        <w:rPr>
          <w:rFonts w:ascii="Segoe UI" w:eastAsia="Times New Roman" w:hAnsi="Segoe UI" w:cs="Segoe UI"/>
          <w:bCs/>
          <w:color w:val="24292E"/>
          <w:sz w:val="20"/>
          <w:szCs w:val="20"/>
          <w:lang w:val="en-US" w:eastAsia="sk-SK"/>
        </w:rPr>
        <w:t>more light</w:t>
      </w:r>
      <w:del w:id="113" w:author="Jiří Maňák" w:date="2017-08-14T16:59:00Z">
        <w:r w:rsidR="00AB182F" w:rsidDel="00FC4CBC">
          <w:rPr>
            <w:rFonts w:ascii="Segoe UI" w:eastAsia="Times New Roman" w:hAnsi="Segoe UI" w:cs="Segoe UI"/>
            <w:bCs/>
            <w:color w:val="24292E"/>
            <w:sz w:val="20"/>
            <w:szCs w:val="20"/>
            <w:lang w:val="en-US" w:eastAsia="sk-SK"/>
          </w:rPr>
          <w:delText>s</w:delText>
        </w:r>
      </w:del>
      <w:r w:rsidR="00AB182F">
        <w:rPr>
          <w:rFonts w:ascii="Segoe UI" w:eastAsia="Times New Roman" w:hAnsi="Segoe UI" w:cs="Segoe UI"/>
          <w:bCs/>
          <w:color w:val="24292E"/>
          <w:sz w:val="20"/>
          <w:szCs w:val="20"/>
          <w:lang w:val="en-US" w:eastAsia="sk-SK"/>
        </w:rPr>
        <w:t xml:space="preserve"> </w:t>
      </w:r>
      <w:del w:id="114" w:author="Jiří Maňák" w:date="2017-08-14T16:59:00Z">
        <w:r w:rsidR="00AB182F" w:rsidDel="00FC4CBC">
          <w:rPr>
            <w:rFonts w:ascii="Segoe UI" w:eastAsia="Times New Roman" w:hAnsi="Segoe UI" w:cs="Segoe UI"/>
            <w:bCs/>
            <w:color w:val="24292E"/>
            <w:sz w:val="20"/>
            <w:szCs w:val="20"/>
            <w:lang w:val="en-US" w:eastAsia="sk-SK"/>
          </w:rPr>
          <w:delText xml:space="preserve">to </w:delText>
        </w:r>
      </w:del>
      <w:ins w:id="115" w:author="Jiří Maňák" w:date="2017-08-14T16:59:00Z">
        <w:r w:rsidR="00FC4CBC">
          <w:rPr>
            <w:rFonts w:ascii="Segoe UI" w:eastAsia="Times New Roman" w:hAnsi="Segoe UI" w:cs="Segoe UI"/>
            <w:bCs/>
            <w:color w:val="24292E"/>
            <w:sz w:val="20"/>
            <w:szCs w:val="20"/>
            <w:lang w:val="en-US" w:eastAsia="sk-SK"/>
          </w:rPr>
          <w:t xml:space="preserve">on </w:t>
        </w:r>
      </w:ins>
      <w:r w:rsidR="00AB182F">
        <w:rPr>
          <w:rFonts w:ascii="Segoe UI" w:eastAsia="Times New Roman" w:hAnsi="Segoe UI" w:cs="Segoe UI"/>
          <w:bCs/>
          <w:color w:val="24292E"/>
          <w:sz w:val="20"/>
          <w:szCs w:val="20"/>
          <w:lang w:val="en-US" w:eastAsia="sk-SK"/>
        </w:rPr>
        <w:t xml:space="preserve">the problem defined </w:t>
      </w:r>
      <w:r w:rsidR="005F34C6">
        <w:rPr>
          <w:rFonts w:ascii="Segoe UI" w:eastAsia="Times New Roman" w:hAnsi="Segoe UI" w:cs="Segoe UI"/>
          <w:bCs/>
          <w:color w:val="24292E"/>
          <w:sz w:val="20"/>
          <w:szCs w:val="20"/>
          <w:lang w:val="en-US" w:eastAsia="sk-SK"/>
        </w:rPr>
        <w:t>by</w:t>
      </w:r>
      <w:r w:rsidR="00AB182F">
        <w:rPr>
          <w:rFonts w:ascii="Segoe UI" w:eastAsia="Times New Roman" w:hAnsi="Segoe UI" w:cs="Segoe UI"/>
          <w:bCs/>
          <w:color w:val="24292E"/>
          <w:sz w:val="20"/>
          <w:szCs w:val="20"/>
          <w:lang w:val="en-US" w:eastAsia="sk-SK"/>
        </w:rPr>
        <w:t xml:space="preserve"> a question: “How much </w:t>
      </w:r>
      <w:ins w:id="116" w:author="Jiří Maňák" w:date="2017-08-14T16:57:00Z">
        <w:r w:rsidR="00FC4CBC">
          <w:rPr>
            <w:rFonts w:ascii="Segoe UI" w:eastAsia="Times New Roman" w:hAnsi="Segoe UI" w:cs="Segoe UI"/>
            <w:bCs/>
            <w:color w:val="24292E"/>
            <w:sz w:val="20"/>
            <w:szCs w:val="20"/>
            <w:lang w:val="en-US" w:eastAsia="sk-SK"/>
          </w:rPr>
          <w:t>d</w:t>
        </w:r>
      </w:ins>
      <w:ins w:id="117" w:author="Jiří Maňák" w:date="2017-08-14T16:58:00Z">
        <w:r w:rsidR="00FC4CBC">
          <w:rPr>
            <w:rFonts w:ascii="Segoe UI" w:eastAsia="Times New Roman" w:hAnsi="Segoe UI" w:cs="Segoe UI"/>
            <w:bCs/>
            <w:color w:val="24292E"/>
            <w:sz w:val="20"/>
            <w:szCs w:val="20"/>
            <w:lang w:val="en-US" w:eastAsia="sk-SK"/>
          </w:rPr>
          <w:t xml:space="preserve">oes this house </w:t>
        </w:r>
      </w:ins>
      <w:r w:rsidR="00AB182F">
        <w:rPr>
          <w:rFonts w:ascii="Segoe UI" w:eastAsia="Times New Roman" w:hAnsi="Segoe UI" w:cs="Segoe UI"/>
          <w:bCs/>
          <w:color w:val="24292E"/>
          <w:sz w:val="20"/>
          <w:szCs w:val="20"/>
          <w:lang w:val="en-US" w:eastAsia="sk-SK"/>
        </w:rPr>
        <w:t>cost</w:t>
      </w:r>
      <w:del w:id="118" w:author="Jiří Maňák" w:date="2017-08-14T16:58:00Z">
        <w:r w:rsidR="00AB182F" w:rsidDel="00FC4CBC">
          <w:rPr>
            <w:rFonts w:ascii="Segoe UI" w:eastAsia="Times New Roman" w:hAnsi="Segoe UI" w:cs="Segoe UI"/>
            <w:bCs/>
            <w:color w:val="24292E"/>
            <w:sz w:val="20"/>
            <w:szCs w:val="20"/>
            <w:lang w:val="en-US" w:eastAsia="sk-SK"/>
          </w:rPr>
          <w:delText>s this house</w:delText>
        </w:r>
      </w:del>
      <w:r w:rsidR="00AB182F">
        <w:rPr>
          <w:rFonts w:ascii="Segoe UI" w:eastAsia="Times New Roman" w:hAnsi="Segoe UI" w:cs="Segoe UI"/>
          <w:bCs/>
          <w:color w:val="24292E"/>
          <w:sz w:val="20"/>
          <w:szCs w:val="20"/>
          <w:lang w:val="en-US" w:eastAsia="sk-SK"/>
        </w:rPr>
        <w:t>?”</w:t>
      </w:r>
    </w:p>
    <w:p w:rsidR="00AB182F" w:rsidRDefault="005F34C6" w:rsidP="00631267">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Because of </w:t>
      </w:r>
      <w:ins w:id="119" w:author="Jiří Maňák" w:date="2017-08-14T16:59:00Z">
        <w:r w:rsidR="003C1A13">
          <w:rPr>
            <w:rFonts w:ascii="Segoe UI" w:eastAsia="Times New Roman" w:hAnsi="Segoe UI" w:cs="Segoe UI"/>
            <w:bCs/>
            <w:color w:val="24292E"/>
            <w:sz w:val="20"/>
            <w:szCs w:val="20"/>
            <w:lang w:val="en-US" w:eastAsia="sk-SK"/>
          </w:rPr>
          <w:t xml:space="preserve">the </w:t>
        </w:r>
      </w:ins>
      <w:r w:rsidR="00AB182F">
        <w:rPr>
          <w:rFonts w:ascii="Segoe UI" w:eastAsia="Times New Roman" w:hAnsi="Segoe UI" w:cs="Segoe UI"/>
          <w:bCs/>
          <w:color w:val="24292E"/>
          <w:sz w:val="20"/>
          <w:szCs w:val="20"/>
          <w:lang w:val="en-US" w:eastAsia="sk-SK"/>
        </w:rPr>
        <w:t xml:space="preserve">uncertainty </w:t>
      </w:r>
      <w:r>
        <w:rPr>
          <w:rFonts w:ascii="Segoe UI" w:eastAsia="Times New Roman" w:hAnsi="Segoe UI" w:cs="Segoe UI"/>
          <w:bCs/>
          <w:color w:val="24292E"/>
          <w:sz w:val="20"/>
          <w:szCs w:val="20"/>
          <w:lang w:val="en-US" w:eastAsia="sk-SK"/>
        </w:rPr>
        <w:t xml:space="preserve">of all features which may influence the final price we are able to define a curve </w:t>
      </w:r>
      <w:ins w:id="120" w:author="Jiří Maňák" w:date="2017-08-14T17:00:00Z">
        <w:r w:rsidR="003C1A13">
          <w:rPr>
            <w:rFonts w:ascii="Segoe UI" w:eastAsia="Times New Roman" w:hAnsi="Segoe UI" w:cs="Segoe UI"/>
            <w:bCs/>
            <w:color w:val="24292E"/>
            <w:sz w:val="20"/>
            <w:szCs w:val="20"/>
            <w:lang w:val="en-US" w:eastAsia="sk-SK"/>
          </w:rPr>
          <w:t xml:space="preserve">which </w:t>
        </w:r>
      </w:ins>
      <w:del w:id="121" w:author="Jiří Maňák" w:date="2017-08-14T17:00:00Z">
        <w:r w:rsidDel="003C1A13">
          <w:rPr>
            <w:rFonts w:ascii="Segoe UI" w:eastAsia="Times New Roman" w:hAnsi="Segoe UI" w:cs="Segoe UI"/>
            <w:bCs/>
            <w:color w:val="24292E"/>
            <w:sz w:val="20"/>
            <w:szCs w:val="20"/>
            <w:lang w:val="en-US" w:eastAsia="sk-SK"/>
          </w:rPr>
          <w:delText xml:space="preserve">and </w:delText>
        </w:r>
      </w:del>
      <w:r>
        <w:rPr>
          <w:rFonts w:ascii="Segoe UI" w:eastAsia="Times New Roman" w:hAnsi="Segoe UI" w:cs="Segoe UI"/>
          <w:bCs/>
          <w:color w:val="24292E"/>
          <w:sz w:val="20"/>
          <w:szCs w:val="20"/>
          <w:lang w:val="en-US" w:eastAsia="sk-SK"/>
        </w:rPr>
        <w:t xml:space="preserve">real prices will always fluctuate around. </w:t>
      </w:r>
      <w:r w:rsidR="00AB182F">
        <w:rPr>
          <w:rFonts w:ascii="Segoe UI" w:eastAsia="Times New Roman" w:hAnsi="Segoe UI" w:cs="Segoe UI"/>
          <w:bCs/>
          <w:color w:val="24292E"/>
          <w:sz w:val="20"/>
          <w:szCs w:val="20"/>
          <w:lang w:val="en-US" w:eastAsia="sk-SK"/>
        </w:rPr>
        <w:t>I believe in reality the performance of the best model can’t be be</w:t>
      </w:r>
      <w:r>
        <w:rPr>
          <w:rFonts w:ascii="Segoe UI" w:eastAsia="Times New Roman" w:hAnsi="Segoe UI" w:cs="Segoe UI"/>
          <w:bCs/>
          <w:color w:val="24292E"/>
          <w:sz w:val="20"/>
          <w:szCs w:val="20"/>
          <w:lang w:val="en-US" w:eastAsia="sk-SK"/>
        </w:rPr>
        <w:t>aten by any model significantly</w:t>
      </w:r>
      <w:ins w:id="122" w:author="Jiří Maňák" w:date="2017-08-14T17:00:00Z">
        <w:r w:rsidR="003C1A13">
          <w:rPr>
            <w:rFonts w:ascii="Segoe UI" w:eastAsia="Times New Roman" w:hAnsi="Segoe UI" w:cs="Segoe UI"/>
            <w:bCs/>
            <w:color w:val="24292E"/>
            <w:sz w:val="20"/>
            <w:szCs w:val="20"/>
            <w:lang w:val="en-US" w:eastAsia="sk-SK"/>
          </w:rPr>
          <w:t>.</w:t>
        </w:r>
      </w:ins>
      <w:del w:id="123" w:author="Jiří Maňák" w:date="2017-08-14T17:00:00Z">
        <w:r w:rsidDel="003C1A13">
          <w:rPr>
            <w:rFonts w:ascii="Segoe UI" w:eastAsia="Times New Roman" w:hAnsi="Segoe UI" w:cs="Segoe UI"/>
            <w:bCs/>
            <w:color w:val="24292E"/>
            <w:sz w:val="20"/>
            <w:szCs w:val="20"/>
            <w:lang w:val="en-US" w:eastAsia="sk-SK"/>
          </w:rPr>
          <w:delText xml:space="preserve"> as </w:delText>
        </w:r>
      </w:del>
    </w:p>
    <w:p w:rsidR="00AB182F" w:rsidRPr="00631267" w:rsidRDefault="00AB182F" w:rsidP="00631267">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23529F" w:rsidRPr="0023529F" w:rsidRDefault="0023529F" w:rsidP="0023529F">
      <w:pPr>
        <w:spacing w:before="360" w:after="240" w:line="240" w:lineRule="auto"/>
        <w:outlineLvl w:val="2"/>
        <w:rPr>
          <w:rFonts w:ascii="Segoe UI" w:eastAsia="Times New Roman" w:hAnsi="Segoe UI" w:cs="Segoe UI"/>
          <w:b/>
          <w:bCs/>
          <w:color w:val="24292E"/>
          <w:sz w:val="24"/>
          <w:szCs w:val="30"/>
          <w:lang w:val="en-US" w:eastAsia="sk-SK"/>
        </w:rPr>
      </w:pPr>
      <w:r w:rsidRPr="0023529F">
        <w:rPr>
          <w:rFonts w:ascii="Segoe UI" w:eastAsia="Times New Roman" w:hAnsi="Segoe UI" w:cs="Segoe UI"/>
          <w:b/>
          <w:bCs/>
          <w:color w:val="24292E"/>
          <w:sz w:val="24"/>
          <w:szCs w:val="30"/>
          <w:lang w:val="en-US" w:eastAsia="sk-SK"/>
        </w:rPr>
        <w:t>Free-Form Visualization</w:t>
      </w:r>
    </w:p>
    <w:p w:rsidR="00EA320E" w:rsidRDefault="00EA320E" w:rsidP="00EA320E">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Following visualization shows the differences between predicted values and target values</w:t>
      </w:r>
      <w:r w:rsidR="00A34B75">
        <w:rPr>
          <w:rFonts w:ascii="Segoe UI" w:eastAsia="Times New Roman" w:hAnsi="Segoe UI" w:cs="Segoe UI"/>
          <w:bCs/>
          <w:color w:val="24292E"/>
          <w:sz w:val="20"/>
          <w:szCs w:val="20"/>
          <w:lang w:val="en-US" w:eastAsia="sk-SK"/>
        </w:rPr>
        <w:t>.</w:t>
      </w:r>
      <w:r>
        <w:rPr>
          <w:rFonts w:ascii="Segoe UI" w:eastAsia="Times New Roman" w:hAnsi="Segoe UI" w:cs="Segoe UI"/>
          <w:bCs/>
          <w:color w:val="24292E"/>
          <w:sz w:val="20"/>
          <w:szCs w:val="20"/>
          <w:lang w:val="en-US" w:eastAsia="sk-SK"/>
        </w:rPr>
        <w:t xml:space="preserve"> Basically the predicted values follow the target variable, anyway there are some data points which are quite distant from the target curve. In case we would like to improve the model, I would suggest to investigate these points. </w:t>
      </w:r>
    </w:p>
    <w:p w:rsidR="0023529F" w:rsidRDefault="0023529F" w:rsidP="00EA320E">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23529F" w:rsidRDefault="00A34B75" w:rsidP="00EA320E">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Set is sorted in respect to target values</w:t>
      </w:r>
    </w:p>
    <w:p w:rsidR="00A34B75" w:rsidRPr="00A34B75" w:rsidRDefault="00A34B75" w:rsidP="00A34B75">
      <w:pPr>
        <w:pStyle w:val="ListParagraph"/>
        <w:numPr>
          <w:ilvl w:val="0"/>
          <w:numId w:val="46"/>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red  dots: </w:t>
      </w:r>
      <w:r>
        <w:rPr>
          <w:rFonts w:ascii="Segoe UI" w:eastAsia="Times New Roman" w:hAnsi="Segoe UI" w:cs="Segoe UI"/>
          <w:bCs/>
          <w:color w:val="24292E"/>
          <w:sz w:val="20"/>
          <w:szCs w:val="20"/>
          <w:lang w:val="en-US" w:eastAsia="sk-SK"/>
        </w:rPr>
        <w:tab/>
      </w:r>
      <w:r w:rsidRPr="00A34B75">
        <w:rPr>
          <w:rFonts w:ascii="Segoe UI" w:eastAsia="Times New Roman" w:hAnsi="Segoe UI" w:cs="Segoe UI"/>
          <w:bCs/>
          <w:color w:val="24292E"/>
          <w:sz w:val="20"/>
          <w:szCs w:val="20"/>
          <w:lang w:val="en-US" w:eastAsia="sk-SK"/>
        </w:rPr>
        <w:t>predicted values</w:t>
      </w:r>
    </w:p>
    <w:p w:rsidR="00A34B75" w:rsidRDefault="00A34B75" w:rsidP="00A34B75">
      <w:pPr>
        <w:pStyle w:val="ListParagraph"/>
        <w:numPr>
          <w:ilvl w:val="0"/>
          <w:numId w:val="46"/>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blue dots: </w:t>
      </w:r>
      <w:r>
        <w:rPr>
          <w:rFonts w:ascii="Segoe UI" w:eastAsia="Times New Roman" w:hAnsi="Segoe UI" w:cs="Segoe UI"/>
          <w:bCs/>
          <w:color w:val="24292E"/>
          <w:sz w:val="20"/>
          <w:szCs w:val="20"/>
          <w:lang w:val="en-US" w:eastAsia="sk-SK"/>
        </w:rPr>
        <w:tab/>
        <w:t>target values</w:t>
      </w:r>
    </w:p>
    <w:p w:rsidR="00A34B75" w:rsidRDefault="00A34B75" w:rsidP="00A34B75">
      <w:pPr>
        <w:pStyle w:val="ListParagraph"/>
        <w:numPr>
          <w:ilvl w:val="0"/>
          <w:numId w:val="46"/>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x-axis: </w:t>
      </w:r>
      <w:r>
        <w:rPr>
          <w:rFonts w:ascii="Segoe UI" w:eastAsia="Times New Roman" w:hAnsi="Segoe UI" w:cs="Segoe UI"/>
          <w:bCs/>
          <w:color w:val="24292E"/>
          <w:sz w:val="20"/>
          <w:szCs w:val="20"/>
          <w:lang w:val="en-US" w:eastAsia="sk-SK"/>
        </w:rPr>
        <w:tab/>
      </w:r>
      <w:r>
        <w:rPr>
          <w:rFonts w:ascii="Segoe UI" w:eastAsia="Times New Roman" w:hAnsi="Segoe UI" w:cs="Segoe UI"/>
          <w:bCs/>
          <w:color w:val="24292E"/>
          <w:sz w:val="20"/>
          <w:szCs w:val="20"/>
          <w:lang w:val="en-US" w:eastAsia="sk-SK"/>
        </w:rPr>
        <w:tab/>
        <w:t>position in sorted dataset</w:t>
      </w:r>
    </w:p>
    <w:p w:rsidR="00A34B75" w:rsidRDefault="00A34B75" w:rsidP="00A34B75">
      <w:pPr>
        <w:pStyle w:val="ListParagraph"/>
        <w:numPr>
          <w:ilvl w:val="0"/>
          <w:numId w:val="46"/>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y-axise:</w:t>
      </w:r>
      <w:r>
        <w:rPr>
          <w:rFonts w:ascii="Segoe UI" w:eastAsia="Times New Roman" w:hAnsi="Segoe UI" w:cs="Segoe UI"/>
          <w:bCs/>
          <w:color w:val="24292E"/>
          <w:sz w:val="20"/>
          <w:szCs w:val="20"/>
          <w:lang w:val="en-US" w:eastAsia="sk-SK"/>
        </w:rPr>
        <w:tab/>
      </w:r>
      <w:r>
        <w:rPr>
          <w:rFonts w:ascii="Segoe UI" w:eastAsia="Times New Roman" w:hAnsi="Segoe UI" w:cs="Segoe UI"/>
          <w:bCs/>
          <w:color w:val="24292E"/>
          <w:sz w:val="20"/>
          <w:szCs w:val="20"/>
          <w:lang w:val="en-US" w:eastAsia="sk-SK"/>
        </w:rPr>
        <w:tab/>
        <w:t>price of the house</w:t>
      </w:r>
    </w:p>
    <w:p w:rsidR="004D1D61" w:rsidRDefault="00EA320E" w:rsidP="004D1D61">
      <w:pPr>
        <w:keepNext/>
        <w:spacing w:before="360" w:after="240" w:line="240" w:lineRule="auto"/>
        <w:outlineLvl w:val="2"/>
      </w:pPr>
      <w:r>
        <w:rPr>
          <w:noProof/>
        </w:rPr>
        <w:drawing>
          <wp:inline distT="0" distB="0" distL="0" distR="0" wp14:anchorId="5F72EA30" wp14:editId="568F14EB">
            <wp:extent cx="5182235" cy="229756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9169" cy="2300638"/>
                    </a:xfrm>
                    <a:prstGeom prst="rect">
                      <a:avLst/>
                    </a:prstGeom>
                  </pic:spPr>
                </pic:pic>
              </a:graphicData>
            </a:graphic>
          </wp:inline>
        </w:drawing>
      </w:r>
    </w:p>
    <w:p w:rsidR="00D452BB" w:rsidRDefault="004D1D61" w:rsidP="004D1D61">
      <w:pPr>
        <w:pStyle w:val="Caption"/>
        <w:rPr>
          <w:rFonts w:ascii="Segoe UI" w:eastAsia="Times New Roman" w:hAnsi="Segoe UI" w:cs="Segoe UI"/>
          <w:b/>
          <w:bCs/>
          <w:color w:val="24292E"/>
          <w:sz w:val="24"/>
          <w:szCs w:val="30"/>
          <w:lang w:val="en-US" w:eastAsia="sk-SK"/>
        </w:rPr>
      </w:pPr>
      <w:r>
        <w:t xml:space="preserve">Figure </w:t>
      </w:r>
      <w:r w:rsidR="002265C2">
        <w:fldChar w:fldCharType="begin"/>
      </w:r>
      <w:r w:rsidR="002265C2">
        <w:instrText xml:space="preserve"> SEQ Figure \* ARABIC </w:instrText>
      </w:r>
      <w:r w:rsidR="002265C2">
        <w:fldChar w:fldCharType="separate"/>
      </w:r>
      <w:r w:rsidR="00357DCF">
        <w:rPr>
          <w:noProof/>
        </w:rPr>
        <w:t>3</w:t>
      </w:r>
      <w:r w:rsidR="002265C2">
        <w:rPr>
          <w:noProof/>
        </w:rPr>
        <w:fldChar w:fldCharType="end"/>
      </w:r>
      <w:r>
        <w:t>: Real vs Predicted of stacked Decision Tree regressions</w:t>
      </w:r>
    </w:p>
    <w:p w:rsidR="004D1D61" w:rsidRDefault="004D1D61" w:rsidP="004D1D61">
      <w:pPr>
        <w:keepNext/>
        <w:spacing w:before="360" w:after="240" w:line="240" w:lineRule="auto"/>
        <w:outlineLvl w:val="2"/>
      </w:pPr>
      <w:r>
        <w:rPr>
          <w:noProof/>
        </w:rPr>
        <w:lastRenderedPageBreak/>
        <w:drawing>
          <wp:inline distT="0" distB="0" distL="0" distR="0" wp14:anchorId="4C5DB939" wp14:editId="5E09CDD6">
            <wp:extent cx="5101624" cy="234598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408" cy="2347268"/>
                    </a:xfrm>
                    <a:prstGeom prst="rect">
                      <a:avLst/>
                    </a:prstGeom>
                  </pic:spPr>
                </pic:pic>
              </a:graphicData>
            </a:graphic>
          </wp:inline>
        </w:drawing>
      </w:r>
    </w:p>
    <w:p w:rsidR="004D1D61" w:rsidRPr="004D1D61" w:rsidRDefault="004D1D61" w:rsidP="004D1D61">
      <w:pPr>
        <w:pStyle w:val="Caption"/>
      </w:pPr>
      <w:r>
        <w:t xml:space="preserve">Figure </w:t>
      </w:r>
      <w:r w:rsidR="002265C2">
        <w:fldChar w:fldCharType="begin"/>
      </w:r>
      <w:r w:rsidR="002265C2">
        <w:instrText xml:space="preserve"> SEQ Figure \* ARABIC </w:instrText>
      </w:r>
      <w:r w:rsidR="002265C2">
        <w:fldChar w:fldCharType="separate"/>
      </w:r>
      <w:r w:rsidR="00357DCF">
        <w:rPr>
          <w:noProof/>
        </w:rPr>
        <w:t>4</w:t>
      </w:r>
      <w:r w:rsidR="002265C2">
        <w:rPr>
          <w:noProof/>
        </w:rPr>
        <w:fldChar w:fldCharType="end"/>
      </w:r>
      <w:r>
        <w:t xml:space="preserve">: </w:t>
      </w:r>
      <w:r w:rsidR="0013772F">
        <w:t xml:space="preserve">Real vs Predicted of </w:t>
      </w:r>
      <w:r>
        <w:t>Support Vector</w:t>
      </w:r>
      <w:r w:rsidRPr="00136B53">
        <w:t xml:space="preserve"> regression</w:t>
      </w:r>
    </w:p>
    <w:p w:rsidR="004D1D61" w:rsidRPr="0013772F" w:rsidRDefault="004D1D61" w:rsidP="00D23C14">
      <w:pPr>
        <w:spacing w:before="360" w:after="240" w:line="240" w:lineRule="auto"/>
        <w:outlineLvl w:val="2"/>
        <w:rPr>
          <w:rFonts w:ascii="Segoe UI" w:eastAsia="Times New Roman" w:hAnsi="Segoe UI" w:cs="Segoe UI"/>
          <w:b/>
          <w:bCs/>
          <w:color w:val="24292E"/>
          <w:sz w:val="24"/>
          <w:szCs w:val="30"/>
          <w:lang w:eastAsia="sk-SK"/>
        </w:rPr>
      </w:pPr>
    </w:p>
    <w:p w:rsidR="0013772F" w:rsidRDefault="0013772F" w:rsidP="0013772F">
      <w:pPr>
        <w:keepNext/>
        <w:spacing w:before="360" w:after="240" w:line="240" w:lineRule="auto"/>
        <w:outlineLvl w:val="2"/>
      </w:pPr>
      <w:r>
        <w:rPr>
          <w:noProof/>
        </w:rPr>
        <w:drawing>
          <wp:inline distT="0" distB="0" distL="0" distR="0" wp14:anchorId="7FEA76F2" wp14:editId="0885C5C2">
            <wp:extent cx="5760720"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80360"/>
                    </a:xfrm>
                    <a:prstGeom prst="rect">
                      <a:avLst/>
                    </a:prstGeom>
                  </pic:spPr>
                </pic:pic>
              </a:graphicData>
            </a:graphic>
          </wp:inline>
        </w:drawing>
      </w:r>
    </w:p>
    <w:p w:rsidR="004D1D61" w:rsidRDefault="0013772F" w:rsidP="0013772F">
      <w:pPr>
        <w:pStyle w:val="Caption"/>
        <w:rPr>
          <w:rFonts w:ascii="Segoe UI" w:eastAsia="Times New Roman" w:hAnsi="Segoe UI" w:cs="Segoe UI"/>
          <w:b/>
          <w:bCs/>
          <w:color w:val="24292E"/>
          <w:sz w:val="24"/>
          <w:szCs w:val="30"/>
          <w:lang w:val="en-US" w:eastAsia="sk-SK"/>
        </w:rPr>
      </w:pPr>
      <w:r>
        <w:t xml:space="preserve">Figure </w:t>
      </w:r>
      <w:r w:rsidR="002265C2">
        <w:fldChar w:fldCharType="begin"/>
      </w:r>
      <w:r w:rsidR="002265C2">
        <w:instrText xml:space="preserve"> SEQ Figure \* ARABIC </w:instrText>
      </w:r>
      <w:r w:rsidR="002265C2">
        <w:fldChar w:fldCharType="separate"/>
      </w:r>
      <w:r w:rsidR="00357DCF">
        <w:rPr>
          <w:noProof/>
        </w:rPr>
        <w:t>5</w:t>
      </w:r>
      <w:r w:rsidR="002265C2">
        <w:rPr>
          <w:noProof/>
        </w:rPr>
        <w:fldChar w:fldCharType="end"/>
      </w:r>
      <w:r>
        <w:t>: Real vs Predicted of Neural Network Model</w:t>
      </w:r>
    </w:p>
    <w:p w:rsidR="00D23C14"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Reflection</w:t>
      </w:r>
    </w:p>
    <w:p w:rsidR="00EA208C" w:rsidRDefault="00EA208C"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This was very interesting project. On the beginning, it looked like a simple task. But it is possible to spend weeks tr</w:t>
      </w:r>
      <w:r w:rsidR="005C5CBE">
        <w:rPr>
          <w:rFonts w:ascii="Segoe UI" w:eastAsia="Times New Roman" w:hAnsi="Segoe UI" w:cs="Segoe UI"/>
          <w:bCs/>
          <w:color w:val="24292E"/>
          <w:sz w:val="24"/>
          <w:szCs w:val="30"/>
          <w:lang w:val="en-US" w:eastAsia="sk-SK"/>
        </w:rPr>
        <w:t xml:space="preserve">ying all ideas one can have. </w:t>
      </w:r>
    </w:p>
    <w:p w:rsidR="00AD380C" w:rsidRDefault="00EA208C"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I am satisfied with the results, and I believe that model is usable for estimation of house prices for given area and time period.  I have tried to achieve better results </w:t>
      </w:r>
      <w:r w:rsidR="00AD380C">
        <w:rPr>
          <w:rFonts w:ascii="Segoe UI" w:eastAsia="Times New Roman" w:hAnsi="Segoe UI" w:cs="Segoe UI"/>
          <w:bCs/>
          <w:color w:val="24292E"/>
          <w:sz w:val="24"/>
          <w:szCs w:val="30"/>
          <w:lang w:val="en-US" w:eastAsia="sk-SK"/>
        </w:rPr>
        <w:t xml:space="preserve">on </w:t>
      </w:r>
      <w:r w:rsidR="005C5CBE">
        <w:rPr>
          <w:rFonts w:ascii="Segoe UI" w:eastAsia="Times New Roman" w:hAnsi="Segoe UI" w:cs="Segoe UI"/>
          <w:bCs/>
          <w:color w:val="24292E"/>
          <w:sz w:val="24"/>
          <w:szCs w:val="30"/>
          <w:lang w:val="en-US" w:eastAsia="sk-SK"/>
        </w:rPr>
        <w:t xml:space="preserve">the Kaggle competition and </w:t>
      </w:r>
      <w:r w:rsidR="00AD380C">
        <w:rPr>
          <w:rFonts w:ascii="Segoe UI" w:eastAsia="Times New Roman" w:hAnsi="Segoe UI" w:cs="Segoe UI"/>
          <w:bCs/>
          <w:color w:val="24292E"/>
          <w:sz w:val="24"/>
          <w:szCs w:val="30"/>
          <w:lang w:val="en-US" w:eastAsia="sk-SK"/>
        </w:rPr>
        <w:t>I spent lot of time with tuning but wasn’t able really to make a significant step forward.  I have learned, that one skill of the good machine learning engineer is also to know when to stop twisting the current model.</w:t>
      </w:r>
    </w:p>
    <w:p w:rsidR="00D23C14"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lastRenderedPageBreak/>
        <w:t>Improvement</w:t>
      </w:r>
    </w:p>
    <w:p w:rsidR="00914320" w:rsidRDefault="00914320"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There is a number of possible ways how to improve the model. One way is to use other methods of machine learn</w:t>
      </w:r>
      <w:r w:rsidR="00330809">
        <w:rPr>
          <w:rFonts w:ascii="Segoe UI" w:eastAsia="Times New Roman" w:hAnsi="Segoe UI" w:cs="Segoe UI"/>
          <w:bCs/>
          <w:color w:val="24292E"/>
          <w:sz w:val="24"/>
          <w:szCs w:val="30"/>
          <w:lang w:val="en-US" w:eastAsia="sk-SK"/>
        </w:rPr>
        <w:t>in</w:t>
      </w:r>
      <w:r>
        <w:rPr>
          <w:rFonts w:ascii="Segoe UI" w:eastAsia="Times New Roman" w:hAnsi="Segoe UI" w:cs="Segoe UI"/>
          <w:bCs/>
          <w:color w:val="24292E"/>
          <w:sz w:val="24"/>
          <w:szCs w:val="30"/>
          <w:lang w:val="en-US" w:eastAsia="sk-SK"/>
        </w:rPr>
        <w:t>g as for example:</w:t>
      </w:r>
    </w:p>
    <w:p w:rsidR="00914320" w:rsidRDefault="00AD380C"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use </w:t>
      </w:r>
      <w:r w:rsidR="00914320">
        <w:rPr>
          <w:rFonts w:ascii="Segoe UI" w:eastAsia="Times New Roman" w:hAnsi="Segoe UI" w:cs="Segoe UI"/>
          <w:bCs/>
          <w:color w:val="24292E"/>
          <w:sz w:val="24"/>
          <w:szCs w:val="30"/>
          <w:lang w:val="en-US" w:eastAsia="sk-SK"/>
        </w:rPr>
        <w:t>other regressors</w:t>
      </w:r>
    </w:p>
    <w:p w:rsidR="00AD380C" w:rsidRDefault="00AD380C"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tune more </w:t>
      </w:r>
      <w:r w:rsidR="005C5CBE">
        <w:rPr>
          <w:rFonts w:ascii="Segoe UI" w:eastAsia="Times New Roman" w:hAnsi="Segoe UI" w:cs="Segoe UI"/>
          <w:bCs/>
          <w:color w:val="24292E"/>
          <w:sz w:val="24"/>
          <w:szCs w:val="30"/>
          <w:lang w:val="en-US" w:eastAsia="sk-SK"/>
        </w:rPr>
        <w:t xml:space="preserve">or other </w:t>
      </w:r>
      <w:r>
        <w:rPr>
          <w:rFonts w:ascii="Segoe UI" w:eastAsia="Times New Roman" w:hAnsi="Segoe UI" w:cs="Segoe UI"/>
          <w:bCs/>
          <w:color w:val="24292E"/>
          <w:sz w:val="24"/>
          <w:szCs w:val="30"/>
          <w:lang w:val="en-US" w:eastAsia="sk-SK"/>
        </w:rPr>
        <w:t>hyperparameters</w:t>
      </w:r>
    </w:p>
    <w:p w:rsidR="00330809" w:rsidRDefault="00330809" w:rsidP="00330809">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There are still open possibilities how to tune current model (based on ensamble decision trees). Some ideas are:</w:t>
      </w:r>
    </w:p>
    <w:p w:rsidR="00330809" w:rsidRDefault="0098008E"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use another function</w:t>
      </w:r>
      <w:r w:rsidR="00330809">
        <w:rPr>
          <w:rFonts w:ascii="Segoe UI" w:eastAsia="Times New Roman" w:hAnsi="Segoe UI" w:cs="Segoe UI"/>
          <w:bCs/>
          <w:color w:val="24292E"/>
          <w:sz w:val="24"/>
          <w:szCs w:val="30"/>
          <w:lang w:val="en-US" w:eastAsia="sk-SK"/>
        </w:rPr>
        <w:t xml:space="preserve"> to unskew data</w:t>
      </w:r>
    </w:p>
    <w:p w:rsidR="00330809" w:rsidRDefault="00330809"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precise selection of data to be drop</w:t>
      </w:r>
      <w:r w:rsidR="0098008E">
        <w:rPr>
          <w:rFonts w:ascii="Segoe UI" w:eastAsia="Times New Roman" w:hAnsi="Segoe UI" w:cs="Segoe UI"/>
          <w:bCs/>
          <w:color w:val="24292E"/>
          <w:sz w:val="24"/>
          <w:szCs w:val="30"/>
          <w:lang w:val="en-US" w:eastAsia="sk-SK"/>
        </w:rPr>
        <w:t>p</w:t>
      </w:r>
      <w:r>
        <w:rPr>
          <w:rFonts w:ascii="Segoe UI" w:eastAsia="Times New Roman" w:hAnsi="Segoe UI" w:cs="Segoe UI"/>
          <w:bCs/>
          <w:color w:val="24292E"/>
          <w:sz w:val="24"/>
          <w:szCs w:val="30"/>
          <w:lang w:val="en-US" w:eastAsia="sk-SK"/>
        </w:rPr>
        <w:t>ed</w:t>
      </w:r>
    </w:p>
    <w:p w:rsidR="00330809" w:rsidRDefault="00330809"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tuning of weights of models stacking</w:t>
      </w:r>
      <w:r w:rsidRPr="00330809">
        <w:rPr>
          <w:rFonts w:ascii="Segoe UI" w:eastAsia="Times New Roman" w:hAnsi="Segoe UI" w:cs="Segoe UI"/>
          <w:bCs/>
          <w:color w:val="24292E"/>
          <w:sz w:val="24"/>
          <w:szCs w:val="30"/>
          <w:lang w:val="en-US" w:eastAsia="sk-SK"/>
        </w:rPr>
        <w:t xml:space="preserve"> </w:t>
      </w:r>
    </w:p>
    <w:p w:rsidR="00330809" w:rsidRDefault="00330809" w:rsidP="00AD63F6">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data transformation – data normalization</w:t>
      </w:r>
    </w:p>
    <w:p w:rsidR="0098008E" w:rsidRDefault="0098008E" w:rsidP="00AD63F6">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use other numeric data as categorical (yearBuild, yearSold)</w:t>
      </w:r>
    </w:p>
    <w:p w:rsidR="00423900" w:rsidRPr="00AD63F6" w:rsidRDefault="00423900" w:rsidP="00AD63F6">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and for NN model – changing layers, number of neurons, activation function, number of epoch</w:t>
      </w:r>
      <w:r w:rsidR="003B077B">
        <w:rPr>
          <w:rFonts w:ascii="Segoe UI" w:eastAsia="Times New Roman" w:hAnsi="Segoe UI" w:cs="Segoe UI"/>
          <w:bCs/>
          <w:color w:val="24292E"/>
          <w:sz w:val="24"/>
          <w:szCs w:val="30"/>
          <w:lang w:val="en-US" w:eastAsia="sk-SK"/>
        </w:rPr>
        <w:t>s</w:t>
      </w:r>
      <w:r>
        <w:rPr>
          <w:rFonts w:ascii="Segoe UI" w:eastAsia="Times New Roman" w:hAnsi="Segoe UI" w:cs="Segoe UI"/>
          <w:bCs/>
          <w:color w:val="24292E"/>
          <w:sz w:val="24"/>
          <w:szCs w:val="30"/>
          <w:lang w:val="en-US" w:eastAsia="sk-SK"/>
        </w:rPr>
        <w:t>, different types of layers …..</w:t>
      </w:r>
    </w:p>
    <w:sectPr w:rsidR="00423900" w:rsidRPr="00AD63F6">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65C2" w:rsidRDefault="002265C2" w:rsidP="00DA2AB0">
      <w:pPr>
        <w:spacing w:after="0" w:line="240" w:lineRule="auto"/>
      </w:pPr>
      <w:r>
        <w:separator/>
      </w:r>
    </w:p>
  </w:endnote>
  <w:endnote w:type="continuationSeparator" w:id="0">
    <w:p w:rsidR="002265C2" w:rsidRDefault="002265C2" w:rsidP="00DA2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Gadugi">
    <w:panose1 w:val="020B0502040204020203"/>
    <w:charset w:val="00"/>
    <w:family w:val="swiss"/>
    <w:pitch w:val="variable"/>
    <w:sig w:usb0="80000003" w:usb1="00000000" w:usb2="00003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4C6" w:rsidRDefault="005F34C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57DCF">
      <w:rPr>
        <w:noProof/>
        <w:color w:val="323E4F" w:themeColor="text2" w:themeShade="BF"/>
        <w:sz w:val="24"/>
        <w:szCs w:val="24"/>
      </w:rPr>
      <w:t>17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57DCF">
      <w:rPr>
        <w:noProof/>
        <w:color w:val="323E4F" w:themeColor="text2" w:themeShade="BF"/>
        <w:sz w:val="24"/>
        <w:szCs w:val="24"/>
      </w:rPr>
      <w:t>17</w:t>
    </w:r>
    <w:r>
      <w:rPr>
        <w:color w:val="323E4F" w:themeColor="text2" w:themeShade="BF"/>
        <w:sz w:val="24"/>
        <w:szCs w:val="24"/>
      </w:rPr>
      <w:fldChar w:fldCharType="end"/>
    </w:r>
  </w:p>
  <w:p w:rsidR="005F34C6" w:rsidRDefault="005F3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65C2" w:rsidRDefault="002265C2" w:rsidP="00DA2AB0">
      <w:pPr>
        <w:spacing w:after="0" w:line="240" w:lineRule="auto"/>
      </w:pPr>
      <w:r>
        <w:separator/>
      </w:r>
    </w:p>
  </w:footnote>
  <w:footnote w:type="continuationSeparator" w:id="0">
    <w:p w:rsidR="002265C2" w:rsidRDefault="002265C2" w:rsidP="00DA2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D88"/>
    <w:multiLevelType w:val="multilevel"/>
    <w:tmpl w:val="40AC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35162"/>
    <w:multiLevelType w:val="hybridMultilevel"/>
    <w:tmpl w:val="EB06CBF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3A21846"/>
    <w:multiLevelType w:val="multilevel"/>
    <w:tmpl w:val="F47E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03FBC"/>
    <w:multiLevelType w:val="multilevel"/>
    <w:tmpl w:val="B5A62E1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 w15:restartNumberingAfterBreak="0">
    <w:nsid w:val="05C87CFA"/>
    <w:multiLevelType w:val="multilevel"/>
    <w:tmpl w:val="BA8A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090591"/>
    <w:multiLevelType w:val="multilevel"/>
    <w:tmpl w:val="9120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426D1"/>
    <w:multiLevelType w:val="hybridMultilevel"/>
    <w:tmpl w:val="C9068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0A093995"/>
    <w:multiLevelType w:val="hybridMultilevel"/>
    <w:tmpl w:val="7C2AF7D0"/>
    <w:lvl w:ilvl="0" w:tplc="041B0003">
      <w:start w:val="1"/>
      <w:numFmt w:val="bullet"/>
      <w:lvlText w:val="o"/>
      <w:lvlJc w:val="left"/>
      <w:pPr>
        <w:ind w:left="1068"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D040A96"/>
    <w:multiLevelType w:val="hybridMultilevel"/>
    <w:tmpl w:val="8C1ED7E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0C34E18"/>
    <w:multiLevelType w:val="multilevel"/>
    <w:tmpl w:val="5E7C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9414C3"/>
    <w:multiLevelType w:val="hybridMultilevel"/>
    <w:tmpl w:val="7D9A0B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33F1E8F"/>
    <w:multiLevelType w:val="multilevel"/>
    <w:tmpl w:val="21BE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390522"/>
    <w:multiLevelType w:val="hybridMultilevel"/>
    <w:tmpl w:val="2806DE9C"/>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48158F7"/>
    <w:multiLevelType w:val="hybridMultilevel"/>
    <w:tmpl w:val="7220AF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14AF242A"/>
    <w:multiLevelType w:val="hybridMultilevel"/>
    <w:tmpl w:val="369204D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1A3F184F"/>
    <w:multiLevelType w:val="multilevel"/>
    <w:tmpl w:val="6746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141A0"/>
    <w:multiLevelType w:val="multilevel"/>
    <w:tmpl w:val="BC62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C71407"/>
    <w:multiLevelType w:val="multilevel"/>
    <w:tmpl w:val="1232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F34F05"/>
    <w:multiLevelType w:val="multilevel"/>
    <w:tmpl w:val="5D2C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CF543C"/>
    <w:multiLevelType w:val="multilevel"/>
    <w:tmpl w:val="A14C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4002A8"/>
    <w:multiLevelType w:val="hybridMultilevel"/>
    <w:tmpl w:val="3E48D16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32006268"/>
    <w:multiLevelType w:val="hybridMultilevel"/>
    <w:tmpl w:val="E4A2D5C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33C67B9C"/>
    <w:multiLevelType w:val="hybridMultilevel"/>
    <w:tmpl w:val="CB8AEE6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3" w15:restartNumberingAfterBreak="0">
    <w:nsid w:val="36E6562F"/>
    <w:multiLevelType w:val="multilevel"/>
    <w:tmpl w:val="172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D42DF"/>
    <w:multiLevelType w:val="hybridMultilevel"/>
    <w:tmpl w:val="434C49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3A2C70F7"/>
    <w:multiLevelType w:val="multilevel"/>
    <w:tmpl w:val="04BA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4323A3"/>
    <w:multiLevelType w:val="multilevel"/>
    <w:tmpl w:val="D90E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2474CA"/>
    <w:multiLevelType w:val="hybridMultilevel"/>
    <w:tmpl w:val="8392148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1307FDC"/>
    <w:multiLevelType w:val="multilevel"/>
    <w:tmpl w:val="E024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2652A2"/>
    <w:multiLevelType w:val="hybridMultilevel"/>
    <w:tmpl w:val="9C8C3E9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481B00F7"/>
    <w:multiLevelType w:val="multilevel"/>
    <w:tmpl w:val="70C8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A753CD"/>
    <w:multiLevelType w:val="multilevel"/>
    <w:tmpl w:val="590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066600"/>
    <w:multiLevelType w:val="hybridMultilevel"/>
    <w:tmpl w:val="9FD42DF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520838A2"/>
    <w:multiLevelType w:val="hybridMultilevel"/>
    <w:tmpl w:val="E1CE403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52A8377C"/>
    <w:multiLevelType w:val="hybridMultilevel"/>
    <w:tmpl w:val="CDD4BBB6"/>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35" w15:restartNumberingAfterBreak="0">
    <w:nsid w:val="5663631F"/>
    <w:multiLevelType w:val="multilevel"/>
    <w:tmpl w:val="E498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7D1380E"/>
    <w:multiLevelType w:val="hybridMultilevel"/>
    <w:tmpl w:val="7728DD2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5B1B52C3"/>
    <w:multiLevelType w:val="hybridMultilevel"/>
    <w:tmpl w:val="FCFACCDE"/>
    <w:lvl w:ilvl="0" w:tplc="022817A8">
      <w:numFmt w:val="bullet"/>
      <w:lvlText w:val="-"/>
      <w:lvlJc w:val="left"/>
      <w:pPr>
        <w:ind w:left="1068" w:hanging="360"/>
      </w:pPr>
      <w:rPr>
        <w:rFonts w:ascii="Calibri" w:eastAsiaTheme="minorHAnsi" w:hAnsi="Calibri" w:cs="Calibri"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5ECF7139"/>
    <w:multiLevelType w:val="multilevel"/>
    <w:tmpl w:val="B7C0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06C4776"/>
    <w:multiLevelType w:val="hybridMultilevel"/>
    <w:tmpl w:val="74C2CA0A"/>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0" w15:restartNumberingAfterBreak="0">
    <w:nsid w:val="608F2781"/>
    <w:multiLevelType w:val="hybridMultilevel"/>
    <w:tmpl w:val="8A181C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6429320B"/>
    <w:multiLevelType w:val="hybridMultilevel"/>
    <w:tmpl w:val="0A48B6F6"/>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6442035E"/>
    <w:multiLevelType w:val="multilevel"/>
    <w:tmpl w:val="A36C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A403F4"/>
    <w:multiLevelType w:val="hybridMultilevel"/>
    <w:tmpl w:val="AD4E07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4" w15:restartNumberingAfterBreak="0">
    <w:nsid w:val="692041F1"/>
    <w:multiLevelType w:val="hybridMultilevel"/>
    <w:tmpl w:val="1B005742"/>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74384D24"/>
    <w:multiLevelType w:val="multilevel"/>
    <w:tmpl w:val="4026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C14E93"/>
    <w:multiLevelType w:val="hybridMultilevel"/>
    <w:tmpl w:val="57A0208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15:restartNumberingAfterBreak="0">
    <w:nsid w:val="79516C80"/>
    <w:multiLevelType w:val="multilevel"/>
    <w:tmpl w:val="6F34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856D7D"/>
    <w:multiLevelType w:val="multilevel"/>
    <w:tmpl w:val="6AD0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4F3CDD"/>
    <w:multiLevelType w:val="hybridMultilevel"/>
    <w:tmpl w:val="986C1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26"/>
  </w:num>
  <w:num w:numId="4">
    <w:abstractNumId w:val="2"/>
  </w:num>
  <w:num w:numId="5">
    <w:abstractNumId w:val="16"/>
  </w:num>
  <w:num w:numId="6">
    <w:abstractNumId w:val="31"/>
  </w:num>
  <w:num w:numId="7">
    <w:abstractNumId w:val="48"/>
  </w:num>
  <w:num w:numId="8">
    <w:abstractNumId w:val="23"/>
  </w:num>
  <w:num w:numId="9">
    <w:abstractNumId w:val="28"/>
  </w:num>
  <w:num w:numId="10">
    <w:abstractNumId w:val="19"/>
  </w:num>
  <w:num w:numId="11">
    <w:abstractNumId w:val="18"/>
  </w:num>
  <w:num w:numId="12">
    <w:abstractNumId w:val="47"/>
  </w:num>
  <w:num w:numId="13">
    <w:abstractNumId w:val="42"/>
  </w:num>
  <w:num w:numId="14">
    <w:abstractNumId w:val="11"/>
  </w:num>
  <w:num w:numId="15">
    <w:abstractNumId w:val="45"/>
  </w:num>
  <w:num w:numId="16">
    <w:abstractNumId w:val="5"/>
  </w:num>
  <w:num w:numId="17">
    <w:abstractNumId w:val="49"/>
  </w:num>
  <w:num w:numId="18">
    <w:abstractNumId w:val="3"/>
  </w:num>
  <w:num w:numId="19">
    <w:abstractNumId w:val="38"/>
  </w:num>
  <w:num w:numId="20">
    <w:abstractNumId w:val="4"/>
  </w:num>
  <w:num w:numId="21">
    <w:abstractNumId w:val="35"/>
  </w:num>
  <w:num w:numId="22">
    <w:abstractNumId w:val="30"/>
  </w:num>
  <w:num w:numId="23">
    <w:abstractNumId w:val="17"/>
  </w:num>
  <w:num w:numId="24">
    <w:abstractNumId w:val="9"/>
  </w:num>
  <w:num w:numId="25">
    <w:abstractNumId w:val="0"/>
  </w:num>
  <w:num w:numId="26">
    <w:abstractNumId w:val="43"/>
  </w:num>
  <w:num w:numId="27">
    <w:abstractNumId w:val="40"/>
  </w:num>
  <w:num w:numId="28">
    <w:abstractNumId w:val="24"/>
  </w:num>
  <w:num w:numId="29">
    <w:abstractNumId w:val="34"/>
  </w:num>
  <w:num w:numId="30">
    <w:abstractNumId w:val="8"/>
  </w:num>
  <w:num w:numId="31">
    <w:abstractNumId w:val="32"/>
  </w:num>
  <w:num w:numId="32">
    <w:abstractNumId w:val="44"/>
  </w:num>
  <w:num w:numId="33">
    <w:abstractNumId w:val="41"/>
  </w:num>
  <w:num w:numId="34">
    <w:abstractNumId w:val="1"/>
  </w:num>
  <w:num w:numId="35">
    <w:abstractNumId w:val="21"/>
  </w:num>
  <w:num w:numId="36">
    <w:abstractNumId w:val="27"/>
  </w:num>
  <w:num w:numId="37">
    <w:abstractNumId w:val="7"/>
  </w:num>
  <w:num w:numId="38">
    <w:abstractNumId w:val="20"/>
  </w:num>
  <w:num w:numId="39">
    <w:abstractNumId w:val="12"/>
  </w:num>
  <w:num w:numId="40">
    <w:abstractNumId w:val="37"/>
  </w:num>
  <w:num w:numId="41">
    <w:abstractNumId w:val="36"/>
  </w:num>
  <w:num w:numId="42">
    <w:abstractNumId w:val="46"/>
  </w:num>
  <w:num w:numId="43">
    <w:abstractNumId w:val="14"/>
  </w:num>
  <w:num w:numId="44">
    <w:abstractNumId w:val="29"/>
  </w:num>
  <w:num w:numId="45">
    <w:abstractNumId w:val="10"/>
  </w:num>
  <w:num w:numId="46">
    <w:abstractNumId w:val="13"/>
  </w:num>
  <w:num w:numId="47">
    <w:abstractNumId w:val="33"/>
  </w:num>
  <w:num w:numId="48">
    <w:abstractNumId w:val="39"/>
  </w:num>
  <w:num w:numId="49">
    <w:abstractNumId w:val="22"/>
  </w:num>
  <w:num w:numId="5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ří Maňák">
    <w15:presenceInfo w15:providerId="Windows Live" w15:userId="80f4ea550074c5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149"/>
    <w:rsid w:val="000255F4"/>
    <w:rsid w:val="000364F0"/>
    <w:rsid w:val="00047284"/>
    <w:rsid w:val="000576CC"/>
    <w:rsid w:val="00071ACB"/>
    <w:rsid w:val="000917EB"/>
    <w:rsid w:val="000952D5"/>
    <w:rsid w:val="000C1328"/>
    <w:rsid w:val="000E4309"/>
    <w:rsid w:val="001009C5"/>
    <w:rsid w:val="00110C4A"/>
    <w:rsid w:val="00114C6F"/>
    <w:rsid w:val="001272CC"/>
    <w:rsid w:val="00132FB3"/>
    <w:rsid w:val="0013772F"/>
    <w:rsid w:val="0014246C"/>
    <w:rsid w:val="0015002C"/>
    <w:rsid w:val="00152A5C"/>
    <w:rsid w:val="00154FD9"/>
    <w:rsid w:val="00161054"/>
    <w:rsid w:val="00167F04"/>
    <w:rsid w:val="00177629"/>
    <w:rsid w:val="00196BF1"/>
    <w:rsid w:val="00197CBB"/>
    <w:rsid w:val="001B3396"/>
    <w:rsid w:val="001B6149"/>
    <w:rsid w:val="001F1652"/>
    <w:rsid w:val="001F3AB5"/>
    <w:rsid w:val="001F5B02"/>
    <w:rsid w:val="0021721B"/>
    <w:rsid w:val="00224725"/>
    <w:rsid w:val="002265C2"/>
    <w:rsid w:val="0023529F"/>
    <w:rsid w:val="0024562A"/>
    <w:rsid w:val="00271DDA"/>
    <w:rsid w:val="002970D5"/>
    <w:rsid w:val="002A6EF2"/>
    <w:rsid w:val="002D2E22"/>
    <w:rsid w:val="002D6E25"/>
    <w:rsid w:val="002D7E84"/>
    <w:rsid w:val="002E0473"/>
    <w:rsid w:val="00317D1E"/>
    <w:rsid w:val="00330809"/>
    <w:rsid w:val="00332325"/>
    <w:rsid w:val="003511B7"/>
    <w:rsid w:val="0035209B"/>
    <w:rsid w:val="00357DCF"/>
    <w:rsid w:val="00387228"/>
    <w:rsid w:val="00395868"/>
    <w:rsid w:val="003B077B"/>
    <w:rsid w:val="003C1A13"/>
    <w:rsid w:val="003D4859"/>
    <w:rsid w:val="00406240"/>
    <w:rsid w:val="00423704"/>
    <w:rsid w:val="00423900"/>
    <w:rsid w:val="0043570D"/>
    <w:rsid w:val="004A070A"/>
    <w:rsid w:val="004B2177"/>
    <w:rsid w:val="004D1D61"/>
    <w:rsid w:val="00560998"/>
    <w:rsid w:val="0056233A"/>
    <w:rsid w:val="00584B71"/>
    <w:rsid w:val="00594BFF"/>
    <w:rsid w:val="00595E82"/>
    <w:rsid w:val="0059621D"/>
    <w:rsid w:val="005A61FF"/>
    <w:rsid w:val="005A73A2"/>
    <w:rsid w:val="005B58B4"/>
    <w:rsid w:val="005B75B1"/>
    <w:rsid w:val="005C5CBE"/>
    <w:rsid w:val="005D7D3A"/>
    <w:rsid w:val="005E21EF"/>
    <w:rsid w:val="005F34C6"/>
    <w:rsid w:val="005F698D"/>
    <w:rsid w:val="00610F53"/>
    <w:rsid w:val="00631267"/>
    <w:rsid w:val="00657886"/>
    <w:rsid w:val="00684F40"/>
    <w:rsid w:val="00695D6C"/>
    <w:rsid w:val="00697F63"/>
    <w:rsid w:val="006D39A9"/>
    <w:rsid w:val="00745918"/>
    <w:rsid w:val="00753449"/>
    <w:rsid w:val="00753FCF"/>
    <w:rsid w:val="00777F58"/>
    <w:rsid w:val="00782948"/>
    <w:rsid w:val="007910CD"/>
    <w:rsid w:val="007914F7"/>
    <w:rsid w:val="007B6DE7"/>
    <w:rsid w:val="007D6EF3"/>
    <w:rsid w:val="00823723"/>
    <w:rsid w:val="00832E0C"/>
    <w:rsid w:val="0084496D"/>
    <w:rsid w:val="0086492F"/>
    <w:rsid w:val="00880372"/>
    <w:rsid w:val="008865C1"/>
    <w:rsid w:val="00900B6E"/>
    <w:rsid w:val="00910409"/>
    <w:rsid w:val="00910E42"/>
    <w:rsid w:val="0091256F"/>
    <w:rsid w:val="00914320"/>
    <w:rsid w:val="0091541C"/>
    <w:rsid w:val="00923481"/>
    <w:rsid w:val="0094199E"/>
    <w:rsid w:val="00943E8B"/>
    <w:rsid w:val="0095055A"/>
    <w:rsid w:val="00974512"/>
    <w:rsid w:val="0098008E"/>
    <w:rsid w:val="00981D86"/>
    <w:rsid w:val="00987D0E"/>
    <w:rsid w:val="00987F03"/>
    <w:rsid w:val="00987FA8"/>
    <w:rsid w:val="00994A6C"/>
    <w:rsid w:val="009A0D37"/>
    <w:rsid w:val="009B1B3A"/>
    <w:rsid w:val="009C033C"/>
    <w:rsid w:val="00A07527"/>
    <w:rsid w:val="00A34B75"/>
    <w:rsid w:val="00A447C9"/>
    <w:rsid w:val="00A53221"/>
    <w:rsid w:val="00A80892"/>
    <w:rsid w:val="00A91009"/>
    <w:rsid w:val="00A91E3A"/>
    <w:rsid w:val="00A93DC7"/>
    <w:rsid w:val="00AB182F"/>
    <w:rsid w:val="00AB25A9"/>
    <w:rsid w:val="00AD380C"/>
    <w:rsid w:val="00AD63F6"/>
    <w:rsid w:val="00B26899"/>
    <w:rsid w:val="00B60EC3"/>
    <w:rsid w:val="00B90A7E"/>
    <w:rsid w:val="00B96823"/>
    <w:rsid w:val="00BA0C45"/>
    <w:rsid w:val="00BD6382"/>
    <w:rsid w:val="00BE049C"/>
    <w:rsid w:val="00BF13EC"/>
    <w:rsid w:val="00BF21C2"/>
    <w:rsid w:val="00C13F58"/>
    <w:rsid w:val="00C266AF"/>
    <w:rsid w:val="00C66111"/>
    <w:rsid w:val="00C94028"/>
    <w:rsid w:val="00CA1738"/>
    <w:rsid w:val="00CA6FA6"/>
    <w:rsid w:val="00CB452C"/>
    <w:rsid w:val="00CC3A41"/>
    <w:rsid w:val="00CD4B8C"/>
    <w:rsid w:val="00CD5D03"/>
    <w:rsid w:val="00D22970"/>
    <w:rsid w:val="00D23C14"/>
    <w:rsid w:val="00D452BB"/>
    <w:rsid w:val="00D533C2"/>
    <w:rsid w:val="00DA2AB0"/>
    <w:rsid w:val="00DA7793"/>
    <w:rsid w:val="00DC1A7A"/>
    <w:rsid w:val="00DC1A97"/>
    <w:rsid w:val="00DE0A8C"/>
    <w:rsid w:val="00DE6CDA"/>
    <w:rsid w:val="00E06185"/>
    <w:rsid w:val="00E1568E"/>
    <w:rsid w:val="00E15760"/>
    <w:rsid w:val="00E31B6F"/>
    <w:rsid w:val="00E76160"/>
    <w:rsid w:val="00E8104E"/>
    <w:rsid w:val="00E9048C"/>
    <w:rsid w:val="00E9472E"/>
    <w:rsid w:val="00EA208C"/>
    <w:rsid w:val="00EA320E"/>
    <w:rsid w:val="00EC3609"/>
    <w:rsid w:val="00ED6246"/>
    <w:rsid w:val="00ED700F"/>
    <w:rsid w:val="00EF215D"/>
    <w:rsid w:val="00F065E9"/>
    <w:rsid w:val="00F06A82"/>
    <w:rsid w:val="00F215FB"/>
    <w:rsid w:val="00F221CD"/>
    <w:rsid w:val="00F46E33"/>
    <w:rsid w:val="00F5573E"/>
    <w:rsid w:val="00F57903"/>
    <w:rsid w:val="00F612EB"/>
    <w:rsid w:val="00F65112"/>
    <w:rsid w:val="00FC4CBC"/>
    <w:rsid w:val="00FC5E1F"/>
    <w:rsid w:val="00FD759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8DBA74-BC93-4C8E-B5B4-47A6FF1D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23C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paragraph" w:styleId="Heading2">
    <w:name w:val="heading 2"/>
    <w:basedOn w:val="Normal"/>
    <w:link w:val="Heading2Char"/>
    <w:uiPriority w:val="9"/>
    <w:qFormat/>
    <w:rsid w:val="00D23C14"/>
    <w:pPr>
      <w:spacing w:before="100" w:beforeAutospacing="1" w:after="100" w:afterAutospacing="1" w:line="240" w:lineRule="auto"/>
      <w:outlineLvl w:val="1"/>
    </w:pPr>
    <w:rPr>
      <w:rFonts w:ascii="Times New Roman" w:eastAsia="Times New Roman" w:hAnsi="Times New Roman" w:cs="Times New Roman"/>
      <w:b/>
      <w:bCs/>
      <w:sz w:val="36"/>
      <w:szCs w:val="36"/>
      <w:lang w:eastAsia="sk-SK"/>
    </w:rPr>
  </w:style>
  <w:style w:type="paragraph" w:styleId="Heading3">
    <w:name w:val="heading 3"/>
    <w:basedOn w:val="Normal"/>
    <w:link w:val="Heading3Char"/>
    <w:uiPriority w:val="9"/>
    <w:qFormat/>
    <w:rsid w:val="00D23C14"/>
    <w:pPr>
      <w:spacing w:before="100" w:beforeAutospacing="1" w:after="100" w:afterAutospacing="1" w:line="240" w:lineRule="auto"/>
      <w:outlineLvl w:val="2"/>
    </w:pPr>
    <w:rPr>
      <w:rFonts w:ascii="Times New Roman" w:eastAsia="Times New Roman" w:hAnsi="Times New Roman" w:cs="Times New Roman"/>
      <w:b/>
      <w:bCs/>
      <w:sz w:val="27"/>
      <w:szCs w:val="27"/>
      <w:lang w:eastAsia="sk-SK"/>
    </w:rPr>
  </w:style>
  <w:style w:type="paragraph" w:styleId="Heading4">
    <w:name w:val="heading 4"/>
    <w:basedOn w:val="Normal"/>
    <w:next w:val="Normal"/>
    <w:link w:val="Heading4Char"/>
    <w:uiPriority w:val="9"/>
    <w:unhideWhenUsed/>
    <w:qFormat/>
    <w:rsid w:val="00CC3A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3A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C14"/>
    <w:rPr>
      <w:rFonts w:ascii="Times New Roman" w:eastAsia="Times New Roman" w:hAnsi="Times New Roman" w:cs="Times New Roman"/>
      <w:b/>
      <w:bCs/>
      <w:kern w:val="36"/>
      <w:sz w:val="48"/>
      <w:szCs w:val="48"/>
      <w:lang w:eastAsia="sk-SK"/>
    </w:rPr>
  </w:style>
  <w:style w:type="character" w:customStyle="1" w:styleId="Heading2Char">
    <w:name w:val="Heading 2 Char"/>
    <w:basedOn w:val="DefaultParagraphFont"/>
    <w:link w:val="Heading2"/>
    <w:uiPriority w:val="9"/>
    <w:rsid w:val="00D23C14"/>
    <w:rPr>
      <w:rFonts w:ascii="Times New Roman" w:eastAsia="Times New Roman" w:hAnsi="Times New Roman" w:cs="Times New Roman"/>
      <w:b/>
      <w:bCs/>
      <w:sz w:val="36"/>
      <w:szCs w:val="36"/>
      <w:lang w:eastAsia="sk-SK"/>
    </w:rPr>
  </w:style>
  <w:style w:type="character" w:customStyle="1" w:styleId="Heading3Char">
    <w:name w:val="Heading 3 Char"/>
    <w:basedOn w:val="DefaultParagraphFont"/>
    <w:link w:val="Heading3"/>
    <w:uiPriority w:val="9"/>
    <w:rsid w:val="00D23C14"/>
    <w:rPr>
      <w:rFonts w:ascii="Times New Roman" w:eastAsia="Times New Roman" w:hAnsi="Times New Roman" w:cs="Times New Roman"/>
      <w:b/>
      <w:bCs/>
      <w:sz w:val="27"/>
      <w:szCs w:val="27"/>
      <w:lang w:eastAsia="sk-SK"/>
    </w:rPr>
  </w:style>
  <w:style w:type="paragraph" w:styleId="NormalWeb">
    <w:name w:val="Normal (Web)"/>
    <w:basedOn w:val="Normal"/>
    <w:uiPriority w:val="99"/>
    <w:semiHidden/>
    <w:unhideWhenUsed/>
    <w:rsid w:val="00D23C14"/>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Emphasis">
    <w:name w:val="Emphasis"/>
    <w:basedOn w:val="DefaultParagraphFont"/>
    <w:uiPriority w:val="20"/>
    <w:qFormat/>
    <w:rsid w:val="00D23C14"/>
    <w:rPr>
      <w:i/>
      <w:iCs/>
    </w:rPr>
  </w:style>
  <w:style w:type="character" w:styleId="Strong">
    <w:name w:val="Strong"/>
    <w:basedOn w:val="DefaultParagraphFont"/>
    <w:uiPriority w:val="22"/>
    <w:qFormat/>
    <w:rsid w:val="00D23C14"/>
    <w:rPr>
      <w:b/>
      <w:bCs/>
    </w:rPr>
  </w:style>
  <w:style w:type="paragraph" w:styleId="ListParagraph">
    <w:name w:val="List Paragraph"/>
    <w:basedOn w:val="Normal"/>
    <w:uiPriority w:val="34"/>
    <w:qFormat/>
    <w:rsid w:val="00D23C14"/>
    <w:pPr>
      <w:ind w:left="720"/>
      <w:contextualSpacing/>
    </w:pPr>
  </w:style>
  <w:style w:type="character" w:styleId="Hyperlink">
    <w:name w:val="Hyperlink"/>
    <w:basedOn w:val="DefaultParagraphFont"/>
    <w:uiPriority w:val="99"/>
    <w:unhideWhenUsed/>
    <w:rsid w:val="00595E82"/>
    <w:rPr>
      <w:color w:val="0563C1" w:themeColor="hyperlink"/>
      <w:u w:val="single"/>
    </w:rPr>
  </w:style>
  <w:style w:type="character" w:styleId="UnresolvedMention">
    <w:name w:val="Unresolved Mention"/>
    <w:basedOn w:val="DefaultParagraphFont"/>
    <w:uiPriority w:val="99"/>
    <w:semiHidden/>
    <w:unhideWhenUsed/>
    <w:rsid w:val="00595E82"/>
    <w:rPr>
      <w:color w:val="808080"/>
      <w:shd w:val="clear" w:color="auto" w:fill="E6E6E6"/>
    </w:rPr>
  </w:style>
  <w:style w:type="character" w:styleId="PlaceholderText">
    <w:name w:val="Placeholder Text"/>
    <w:basedOn w:val="DefaultParagraphFont"/>
    <w:uiPriority w:val="99"/>
    <w:semiHidden/>
    <w:rsid w:val="002E0473"/>
    <w:rPr>
      <w:color w:val="808080"/>
    </w:rPr>
  </w:style>
  <w:style w:type="paragraph" w:styleId="Header">
    <w:name w:val="header"/>
    <w:basedOn w:val="Normal"/>
    <w:link w:val="HeaderChar"/>
    <w:uiPriority w:val="99"/>
    <w:unhideWhenUsed/>
    <w:rsid w:val="00DA2AB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A2AB0"/>
  </w:style>
  <w:style w:type="paragraph" w:styleId="Footer">
    <w:name w:val="footer"/>
    <w:basedOn w:val="Normal"/>
    <w:link w:val="FooterChar"/>
    <w:uiPriority w:val="99"/>
    <w:unhideWhenUsed/>
    <w:rsid w:val="00DA2AB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A2AB0"/>
  </w:style>
  <w:style w:type="character" w:customStyle="1" w:styleId="Heading4Char">
    <w:name w:val="Heading 4 Char"/>
    <w:basedOn w:val="DefaultParagraphFont"/>
    <w:link w:val="Heading4"/>
    <w:uiPriority w:val="9"/>
    <w:rsid w:val="00CC3A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C3A41"/>
    <w:rPr>
      <w:rFonts w:asciiTheme="majorHAnsi" w:eastAsiaTheme="majorEastAsia" w:hAnsiTheme="majorHAnsi" w:cstheme="majorBidi"/>
      <w:color w:val="2F5496" w:themeColor="accent1" w:themeShade="BF"/>
    </w:rPr>
  </w:style>
  <w:style w:type="paragraph" w:styleId="NoSpacing">
    <w:name w:val="No Spacing"/>
    <w:uiPriority w:val="1"/>
    <w:qFormat/>
    <w:rsid w:val="00DA7793"/>
    <w:pPr>
      <w:spacing w:after="0" w:line="240" w:lineRule="auto"/>
    </w:pPr>
  </w:style>
  <w:style w:type="paragraph" w:styleId="Caption">
    <w:name w:val="caption"/>
    <w:basedOn w:val="Normal"/>
    <w:next w:val="Normal"/>
    <w:uiPriority w:val="35"/>
    <w:unhideWhenUsed/>
    <w:qFormat/>
    <w:rsid w:val="00A53221"/>
    <w:pPr>
      <w:spacing w:after="200" w:line="240" w:lineRule="auto"/>
    </w:pPr>
    <w:rPr>
      <w:i/>
      <w:iCs/>
      <w:color w:val="44546A" w:themeColor="text2"/>
      <w:sz w:val="18"/>
      <w:szCs w:val="18"/>
    </w:rPr>
  </w:style>
  <w:style w:type="table" w:styleId="TableGrid">
    <w:name w:val="Table Grid"/>
    <w:basedOn w:val="TableNormal"/>
    <w:uiPriority w:val="39"/>
    <w:rsid w:val="00A34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3324">
      <w:bodyDiv w:val="1"/>
      <w:marLeft w:val="0"/>
      <w:marRight w:val="0"/>
      <w:marTop w:val="0"/>
      <w:marBottom w:val="0"/>
      <w:divBdr>
        <w:top w:val="none" w:sz="0" w:space="0" w:color="auto"/>
        <w:left w:val="none" w:sz="0" w:space="0" w:color="auto"/>
        <w:bottom w:val="none" w:sz="0" w:space="0" w:color="auto"/>
        <w:right w:val="none" w:sz="0" w:space="0" w:color="auto"/>
      </w:divBdr>
    </w:div>
    <w:div w:id="130440922">
      <w:bodyDiv w:val="1"/>
      <w:marLeft w:val="0"/>
      <w:marRight w:val="0"/>
      <w:marTop w:val="0"/>
      <w:marBottom w:val="0"/>
      <w:divBdr>
        <w:top w:val="none" w:sz="0" w:space="0" w:color="auto"/>
        <w:left w:val="none" w:sz="0" w:space="0" w:color="auto"/>
        <w:bottom w:val="none" w:sz="0" w:space="0" w:color="auto"/>
        <w:right w:val="none" w:sz="0" w:space="0" w:color="auto"/>
      </w:divBdr>
    </w:div>
    <w:div w:id="153032383">
      <w:bodyDiv w:val="1"/>
      <w:marLeft w:val="0"/>
      <w:marRight w:val="0"/>
      <w:marTop w:val="0"/>
      <w:marBottom w:val="0"/>
      <w:divBdr>
        <w:top w:val="none" w:sz="0" w:space="0" w:color="auto"/>
        <w:left w:val="none" w:sz="0" w:space="0" w:color="auto"/>
        <w:bottom w:val="none" w:sz="0" w:space="0" w:color="auto"/>
        <w:right w:val="none" w:sz="0" w:space="0" w:color="auto"/>
      </w:divBdr>
    </w:div>
    <w:div w:id="167140866">
      <w:bodyDiv w:val="1"/>
      <w:marLeft w:val="0"/>
      <w:marRight w:val="0"/>
      <w:marTop w:val="0"/>
      <w:marBottom w:val="0"/>
      <w:divBdr>
        <w:top w:val="none" w:sz="0" w:space="0" w:color="auto"/>
        <w:left w:val="none" w:sz="0" w:space="0" w:color="auto"/>
        <w:bottom w:val="none" w:sz="0" w:space="0" w:color="auto"/>
        <w:right w:val="none" w:sz="0" w:space="0" w:color="auto"/>
      </w:divBdr>
      <w:divsChild>
        <w:div w:id="61759688">
          <w:marLeft w:val="0"/>
          <w:marRight w:val="0"/>
          <w:marTop w:val="0"/>
          <w:marBottom w:val="0"/>
          <w:divBdr>
            <w:top w:val="none" w:sz="0" w:space="0" w:color="auto"/>
            <w:left w:val="none" w:sz="0" w:space="0" w:color="auto"/>
            <w:bottom w:val="none" w:sz="0" w:space="0" w:color="auto"/>
            <w:right w:val="none" w:sz="0" w:space="0" w:color="auto"/>
          </w:divBdr>
          <w:divsChild>
            <w:div w:id="418988991">
              <w:marLeft w:val="0"/>
              <w:marRight w:val="0"/>
              <w:marTop w:val="0"/>
              <w:marBottom w:val="0"/>
              <w:divBdr>
                <w:top w:val="none" w:sz="0" w:space="0" w:color="auto"/>
                <w:left w:val="none" w:sz="0" w:space="0" w:color="auto"/>
                <w:bottom w:val="none" w:sz="0" w:space="0" w:color="auto"/>
                <w:right w:val="none" w:sz="0" w:space="0" w:color="auto"/>
              </w:divBdr>
              <w:divsChild>
                <w:div w:id="1094521528">
                  <w:marLeft w:val="0"/>
                  <w:marRight w:val="0"/>
                  <w:marTop w:val="0"/>
                  <w:marBottom w:val="0"/>
                  <w:divBdr>
                    <w:top w:val="none" w:sz="0" w:space="0" w:color="auto"/>
                    <w:left w:val="none" w:sz="0" w:space="0" w:color="auto"/>
                    <w:bottom w:val="none" w:sz="0" w:space="0" w:color="auto"/>
                    <w:right w:val="none" w:sz="0" w:space="0" w:color="auto"/>
                  </w:divBdr>
                  <w:divsChild>
                    <w:div w:id="499077411">
                      <w:marLeft w:val="0"/>
                      <w:marRight w:val="0"/>
                      <w:marTop w:val="0"/>
                      <w:marBottom w:val="0"/>
                      <w:divBdr>
                        <w:top w:val="none" w:sz="0" w:space="0" w:color="auto"/>
                        <w:left w:val="none" w:sz="0" w:space="0" w:color="auto"/>
                        <w:bottom w:val="none" w:sz="0" w:space="0" w:color="auto"/>
                        <w:right w:val="none" w:sz="0" w:space="0" w:color="auto"/>
                      </w:divBdr>
                      <w:divsChild>
                        <w:div w:id="314191442">
                          <w:marLeft w:val="0"/>
                          <w:marRight w:val="0"/>
                          <w:marTop w:val="0"/>
                          <w:marBottom w:val="0"/>
                          <w:divBdr>
                            <w:top w:val="none" w:sz="0" w:space="0" w:color="auto"/>
                            <w:left w:val="none" w:sz="0" w:space="0" w:color="auto"/>
                            <w:bottom w:val="none" w:sz="0" w:space="0" w:color="auto"/>
                            <w:right w:val="none" w:sz="0" w:space="0" w:color="auto"/>
                          </w:divBdr>
                          <w:divsChild>
                            <w:div w:id="15812163">
                              <w:marLeft w:val="0"/>
                              <w:marRight w:val="0"/>
                              <w:marTop w:val="0"/>
                              <w:marBottom w:val="0"/>
                              <w:divBdr>
                                <w:top w:val="single" w:sz="6" w:space="4" w:color="auto"/>
                                <w:left w:val="single" w:sz="6" w:space="4" w:color="auto"/>
                                <w:bottom w:val="single" w:sz="6" w:space="4" w:color="auto"/>
                                <w:right w:val="single" w:sz="6" w:space="4" w:color="auto"/>
                              </w:divBdr>
                              <w:divsChild>
                                <w:div w:id="1465729435">
                                  <w:marLeft w:val="0"/>
                                  <w:marRight w:val="0"/>
                                  <w:marTop w:val="0"/>
                                  <w:marBottom w:val="0"/>
                                  <w:divBdr>
                                    <w:top w:val="none" w:sz="0" w:space="0" w:color="auto"/>
                                    <w:left w:val="none" w:sz="0" w:space="0" w:color="auto"/>
                                    <w:bottom w:val="none" w:sz="0" w:space="0" w:color="auto"/>
                                    <w:right w:val="none" w:sz="0" w:space="0" w:color="auto"/>
                                  </w:divBdr>
                                  <w:divsChild>
                                    <w:div w:id="566574667">
                                      <w:marLeft w:val="0"/>
                                      <w:marRight w:val="0"/>
                                      <w:marTop w:val="0"/>
                                      <w:marBottom w:val="0"/>
                                      <w:divBdr>
                                        <w:top w:val="none" w:sz="0" w:space="0" w:color="auto"/>
                                        <w:left w:val="none" w:sz="0" w:space="0" w:color="auto"/>
                                        <w:bottom w:val="none" w:sz="0" w:space="0" w:color="auto"/>
                                        <w:right w:val="none" w:sz="0" w:space="0" w:color="auto"/>
                                      </w:divBdr>
                                      <w:divsChild>
                                        <w:div w:id="1244801685">
                                          <w:marLeft w:val="0"/>
                                          <w:marRight w:val="0"/>
                                          <w:marTop w:val="0"/>
                                          <w:marBottom w:val="0"/>
                                          <w:divBdr>
                                            <w:top w:val="none" w:sz="0" w:space="0" w:color="auto"/>
                                            <w:left w:val="none" w:sz="0" w:space="0" w:color="auto"/>
                                            <w:bottom w:val="none" w:sz="0" w:space="0" w:color="auto"/>
                                            <w:right w:val="none" w:sz="0" w:space="0" w:color="auto"/>
                                          </w:divBdr>
                                          <w:divsChild>
                                            <w:div w:id="20942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370766">
      <w:bodyDiv w:val="1"/>
      <w:marLeft w:val="0"/>
      <w:marRight w:val="0"/>
      <w:marTop w:val="0"/>
      <w:marBottom w:val="0"/>
      <w:divBdr>
        <w:top w:val="none" w:sz="0" w:space="0" w:color="auto"/>
        <w:left w:val="none" w:sz="0" w:space="0" w:color="auto"/>
        <w:bottom w:val="none" w:sz="0" w:space="0" w:color="auto"/>
        <w:right w:val="none" w:sz="0" w:space="0" w:color="auto"/>
      </w:divBdr>
      <w:divsChild>
        <w:div w:id="1639607274">
          <w:marLeft w:val="0"/>
          <w:marRight w:val="0"/>
          <w:marTop w:val="0"/>
          <w:marBottom w:val="0"/>
          <w:divBdr>
            <w:top w:val="none" w:sz="0" w:space="0" w:color="auto"/>
            <w:left w:val="none" w:sz="0" w:space="0" w:color="auto"/>
            <w:bottom w:val="none" w:sz="0" w:space="0" w:color="auto"/>
            <w:right w:val="none" w:sz="0" w:space="0" w:color="auto"/>
          </w:divBdr>
          <w:divsChild>
            <w:div w:id="781848032">
              <w:marLeft w:val="0"/>
              <w:marRight w:val="0"/>
              <w:marTop w:val="0"/>
              <w:marBottom w:val="0"/>
              <w:divBdr>
                <w:top w:val="none" w:sz="0" w:space="0" w:color="auto"/>
                <w:left w:val="none" w:sz="0" w:space="0" w:color="auto"/>
                <w:bottom w:val="none" w:sz="0" w:space="0" w:color="auto"/>
                <w:right w:val="none" w:sz="0" w:space="0" w:color="auto"/>
              </w:divBdr>
              <w:divsChild>
                <w:div w:id="111484357">
                  <w:marLeft w:val="0"/>
                  <w:marRight w:val="0"/>
                  <w:marTop w:val="0"/>
                  <w:marBottom w:val="0"/>
                  <w:divBdr>
                    <w:top w:val="none" w:sz="0" w:space="0" w:color="auto"/>
                    <w:left w:val="none" w:sz="0" w:space="0" w:color="auto"/>
                    <w:bottom w:val="none" w:sz="0" w:space="0" w:color="auto"/>
                    <w:right w:val="none" w:sz="0" w:space="0" w:color="auto"/>
                  </w:divBdr>
                  <w:divsChild>
                    <w:div w:id="1684085905">
                      <w:marLeft w:val="0"/>
                      <w:marRight w:val="0"/>
                      <w:marTop w:val="0"/>
                      <w:marBottom w:val="0"/>
                      <w:divBdr>
                        <w:top w:val="none" w:sz="0" w:space="0" w:color="auto"/>
                        <w:left w:val="none" w:sz="0" w:space="0" w:color="auto"/>
                        <w:bottom w:val="none" w:sz="0" w:space="0" w:color="auto"/>
                        <w:right w:val="none" w:sz="0" w:space="0" w:color="auto"/>
                      </w:divBdr>
                      <w:divsChild>
                        <w:div w:id="1613367242">
                          <w:marLeft w:val="0"/>
                          <w:marRight w:val="0"/>
                          <w:marTop w:val="0"/>
                          <w:marBottom w:val="0"/>
                          <w:divBdr>
                            <w:top w:val="none" w:sz="0" w:space="0" w:color="auto"/>
                            <w:left w:val="none" w:sz="0" w:space="0" w:color="auto"/>
                            <w:bottom w:val="none" w:sz="0" w:space="0" w:color="auto"/>
                            <w:right w:val="none" w:sz="0" w:space="0" w:color="auto"/>
                          </w:divBdr>
                          <w:divsChild>
                            <w:div w:id="1128744560">
                              <w:marLeft w:val="0"/>
                              <w:marRight w:val="0"/>
                              <w:marTop w:val="0"/>
                              <w:marBottom w:val="0"/>
                              <w:divBdr>
                                <w:top w:val="single" w:sz="6" w:space="4" w:color="auto"/>
                                <w:left w:val="single" w:sz="6" w:space="4" w:color="auto"/>
                                <w:bottom w:val="single" w:sz="6" w:space="4" w:color="auto"/>
                                <w:right w:val="single" w:sz="6" w:space="4" w:color="auto"/>
                              </w:divBdr>
                              <w:divsChild>
                                <w:div w:id="1920021533">
                                  <w:marLeft w:val="0"/>
                                  <w:marRight w:val="0"/>
                                  <w:marTop w:val="0"/>
                                  <w:marBottom w:val="0"/>
                                  <w:divBdr>
                                    <w:top w:val="none" w:sz="0" w:space="0" w:color="auto"/>
                                    <w:left w:val="none" w:sz="0" w:space="0" w:color="auto"/>
                                    <w:bottom w:val="none" w:sz="0" w:space="0" w:color="auto"/>
                                    <w:right w:val="none" w:sz="0" w:space="0" w:color="auto"/>
                                  </w:divBdr>
                                  <w:divsChild>
                                    <w:div w:id="1339961811">
                                      <w:marLeft w:val="0"/>
                                      <w:marRight w:val="0"/>
                                      <w:marTop w:val="0"/>
                                      <w:marBottom w:val="0"/>
                                      <w:divBdr>
                                        <w:top w:val="none" w:sz="0" w:space="0" w:color="auto"/>
                                        <w:left w:val="none" w:sz="0" w:space="0" w:color="auto"/>
                                        <w:bottom w:val="none" w:sz="0" w:space="0" w:color="auto"/>
                                        <w:right w:val="none" w:sz="0" w:space="0" w:color="auto"/>
                                      </w:divBdr>
                                      <w:divsChild>
                                        <w:div w:id="947082018">
                                          <w:marLeft w:val="0"/>
                                          <w:marRight w:val="0"/>
                                          <w:marTop w:val="0"/>
                                          <w:marBottom w:val="0"/>
                                          <w:divBdr>
                                            <w:top w:val="none" w:sz="0" w:space="0" w:color="auto"/>
                                            <w:left w:val="none" w:sz="0" w:space="0" w:color="auto"/>
                                            <w:bottom w:val="none" w:sz="0" w:space="0" w:color="auto"/>
                                            <w:right w:val="none" w:sz="0" w:space="0" w:color="auto"/>
                                          </w:divBdr>
                                          <w:divsChild>
                                            <w:div w:id="18590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8519806">
      <w:bodyDiv w:val="1"/>
      <w:marLeft w:val="0"/>
      <w:marRight w:val="0"/>
      <w:marTop w:val="0"/>
      <w:marBottom w:val="0"/>
      <w:divBdr>
        <w:top w:val="none" w:sz="0" w:space="0" w:color="auto"/>
        <w:left w:val="none" w:sz="0" w:space="0" w:color="auto"/>
        <w:bottom w:val="none" w:sz="0" w:space="0" w:color="auto"/>
        <w:right w:val="none" w:sz="0" w:space="0" w:color="auto"/>
      </w:divBdr>
    </w:div>
    <w:div w:id="232812946">
      <w:bodyDiv w:val="1"/>
      <w:marLeft w:val="0"/>
      <w:marRight w:val="0"/>
      <w:marTop w:val="0"/>
      <w:marBottom w:val="0"/>
      <w:divBdr>
        <w:top w:val="none" w:sz="0" w:space="0" w:color="auto"/>
        <w:left w:val="none" w:sz="0" w:space="0" w:color="auto"/>
        <w:bottom w:val="none" w:sz="0" w:space="0" w:color="auto"/>
        <w:right w:val="none" w:sz="0" w:space="0" w:color="auto"/>
      </w:divBdr>
      <w:divsChild>
        <w:div w:id="119426094">
          <w:marLeft w:val="0"/>
          <w:marRight w:val="0"/>
          <w:marTop w:val="0"/>
          <w:marBottom w:val="0"/>
          <w:divBdr>
            <w:top w:val="none" w:sz="0" w:space="0" w:color="auto"/>
            <w:left w:val="none" w:sz="0" w:space="0" w:color="auto"/>
            <w:bottom w:val="none" w:sz="0" w:space="0" w:color="auto"/>
            <w:right w:val="none" w:sz="0" w:space="0" w:color="auto"/>
          </w:divBdr>
          <w:divsChild>
            <w:div w:id="240414338">
              <w:marLeft w:val="0"/>
              <w:marRight w:val="0"/>
              <w:marTop w:val="0"/>
              <w:marBottom w:val="0"/>
              <w:divBdr>
                <w:top w:val="none" w:sz="0" w:space="0" w:color="auto"/>
                <w:left w:val="none" w:sz="0" w:space="0" w:color="auto"/>
                <w:bottom w:val="none" w:sz="0" w:space="0" w:color="auto"/>
                <w:right w:val="none" w:sz="0" w:space="0" w:color="auto"/>
              </w:divBdr>
              <w:divsChild>
                <w:div w:id="777334574">
                  <w:marLeft w:val="0"/>
                  <w:marRight w:val="0"/>
                  <w:marTop w:val="0"/>
                  <w:marBottom w:val="0"/>
                  <w:divBdr>
                    <w:top w:val="none" w:sz="0" w:space="0" w:color="auto"/>
                    <w:left w:val="none" w:sz="0" w:space="0" w:color="auto"/>
                    <w:bottom w:val="none" w:sz="0" w:space="0" w:color="auto"/>
                    <w:right w:val="none" w:sz="0" w:space="0" w:color="auto"/>
                  </w:divBdr>
                  <w:divsChild>
                    <w:div w:id="1375808823">
                      <w:marLeft w:val="0"/>
                      <w:marRight w:val="0"/>
                      <w:marTop w:val="0"/>
                      <w:marBottom w:val="0"/>
                      <w:divBdr>
                        <w:top w:val="none" w:sz="0" w:space="0" w:color="auto"/>
                        <w:left w:val="none" w:sz="0" w:space="0" w:color="auto"/>
                        <w:bottom w:val="none" w:sz="0" w:space="0" w:color="auto"/>
                        <w:right w:val="none" w:sz="0" w:space="0" w:color="auto"/>
                      </w:divBdr>
                      <w:divsChild>
                        <w:div w:id="1907691099">
                          <w:marLeft w:val="0"/>
                          <w:marRight w:val="0"/>
                          <w:marTop w:val="0"/>
                          <w:marBottom w:val="0"/>
                          <w:divBdr>
                            <w:top w:val="none" w:sz="0" w:space="0" w:color="auto"/>
                            <w:left w:val="none" w:sz="0" w:space="0" w:color="auto"/>
                            <w:bottom w:val="none" w:sz="0" w:space="0" w:color="auto"/>
                            <w:right w:val="none" w:sz="0" w:space="0" w:color="auto"/>
                          </w:divBdr>
                          <w:divsChild>
                            <w:div w:id="1507479517">
                              <w:marLeft w:val="0"/>
                              <w:marRight w:val="0"/>
                              <w:marTop w:val="0"/>
                              <w:marBottom w:val="0"/>
                              <w:divBdr>
                                <w:top w:val="single" w:sz="6" w:space="4" w:color="auto"/>
                                <w:left w:val="single" w:sz="6" w:space="4" w:color="auto"/>
                                <w:bottom w:val="single" w:sz="6" w:space="4" w:color="auto"/>
                                <w:right w:val="single" w:sz="6" w:space="4" w:color="auto"/>
                              </w:divBdr>
                              <w:divsChild>
                                <w:div w:id="2042973372">
                                  <w:marLeft w:val="0"/>
                                  <w:marRight w:val="0"/>
                                  <w:marTop w:val="0"/>
                                  <w:marBottom w:val="0"/>
                                  <w:divBdr>
                                    <w:top w:val="none" w:sz="0" w:space="0" w:color="auto"/>
                                    <w:left w:val="none" w:sz="0" w:space="0" w:color="auto"/>
                                    <w:bottom w:val="none" w:sz="0" w:space="0" w:color="auto"/>
                                    <w:right w:val="none" w:sz="0" w:space="0" w:color="auto"/>
                                  </w:divBdr>
                                  <w:divsChild>
                                    <w:div w:id="1874148102">
                                      <w:marLeft w:val="0"/>
                                      <w:marRight w:val="0"/>
                                      <w:marTop w:val="0"/>
                                      <w:marBottom w:val="0"/>
                                      <w:divBdr>
                                        <w:top w:val="none" w:sz="0" w:space="0" w:color="auto"/>
                                        <w:left w:val="none" w:sz="0" w:space="0" w:color="auto"/>
                                        <w:bottom w:val="none" w:sz="0" w:space="0" w:color="auto"/>
                                        <w:right w:val="none" w:sz="0" w:space="0" w:color="auto"/>
                                      </w:divBdr>
                                      <w:divsChild>
                                        <w:div w:id="1610895772">
                                          <w:marLeft w:val="0"/>
                                          <w:marRight w:val="0"/>
                                          <w:marTop w:val="0"/>
                                          <w:marBottom w:val="0"/>
                                          <w:divBdr>
                                            <w:top w:val="none" w:sz="0" w:space="0" w:color="auto"/>
                                            <w:left w:val="none" w:sz="0" w:space="0" w:color="auto"/>
                                            <w:bottom w:val="none" w:sz="0" w:space="0" w:color="auto"/>
                                            <w:right w:val="none" w:sz="0" w:space="0" w:color="auto"/>
                                          </w:divBdr>
                                          <w:divsChild>
                                            <w:div w:id="19579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4868196">
      <w:bodyDiv w:val="1"/>
      <w:marLeft w:val="0"/>
      <w:marRight w:val="0"/>
      <w:marTop w:val="0"/>
      <w:marBottom w:val="0"/>
      <w:divBdr>
        <w:top w:val="none" w:sz="0" w:space="0" w:color="auto"/>
        <w:left w:val="none" w:sz="0" w:space="0" w:color="auto"/>
        <w:bottom w:val="none" w:sz="0" w:space="0" w:color="auto"/>
        <w:right w:val="none" w:sz="0" w:space="0" w:color="auto"/>
      </w:divBdr>
      <w:divsChild>
        <w:div w:id="895507556">
          <w:marLeft w:val="0"/>
          <w:marRight w:val="0"/>
          <w:marTop w:val="0"/>
          <w:marBottom w:val="0"/>
          <w:divBdr>
            <w:top w:val="none" w:sz="0" w:space="0" w:color="auto"/>
            <w:left w:val="none" w:sz="0" w:space="0" w:color="auto"/>
            <w:bottom w:val="none" w:sz="0" w:space="0" w:color="auto"/>
            <w:right w:val="none" w:sz="0" w:space="0" w:color="auto"/>
          </w:divBdr>
          <w:divsChild>
            <w:div w:id="992444339">
              <w:marLeft w:val="0"/>
              <w:marRight w:val="0"/>
              <w:marTop w:val="0"/>
              <w:marBottom w:val="0"/>
              <w:divBdr>
                <w:top w:val="none" w:sz="0" w:space="0" w:color="auto"/>
                <w:left w:val="none" w:sz="0" w:space="0" w:color="auto"/>
                <w:bottom w:val="none" w:sz="0" w:space="0" w:color="auto"/>
                <w:right w:val="none" w:sz="0" w:space="0" w:color="auto"/>
              </w:divBdr>
              <w:divsChild>
                <w:div w:id="602611509">
                  <w:marLeft w:val="0"/>
                  <w:marRight w:val="0"/>
                  <w:marTop w:val="0"/>
                  <w:marBottom w:val="0"/>
                  <w:divBdr>
                    <w:top w:val="none" w:sz="0" w:space="0" w:color="auto"/>
                    <w:left w:val="none" w:sz="0" w:space="0" w:color="auto"/>
                    <w:bottom w:val="none" w:sz="0" w:space="0" w:color="auto"/>
                    <w:right w:val="none" w:sz="0" w:space="0" w:color="auto"/>
                  </w:divBdr>
                  <w:divsChild>
                    <w:div w:id="1976718489">
                      <w:marLeft w:val="0"/>
                      <w:marRight w:val="0"/>
                      <w:marTop w:val="0"/>
                      <w:marBottom w:val="0"/>
                      <w:divBdr>
                        <w:top w:val="none" w:sz="0" w:space="0" w:color="auto"/>
                        <w:left w:val="none" w:sz="0" w:space="0" w:color="auto"/>
                        <w:bottom w:val="none" w:sz="0" w:space="0" w:color="auto"/>
                        <w:right w:val="none" w:sz="0" w:space="0" w:color="auto"/>
                      </w:divBdr>
                      <w:divsChild>
                        <w:div w:id="1922911991">
                          <w:marLeft w:val="0"/>
                          <w:marRight w:val="0"/>
                          <w:marTop w:val="0"/>
                          <w:marBottom w:val="0"/>
                          <w:divBdr>
                            <w:top w:val="none" w:sz="0" w:space="0" w:color="auto"/>
                            <w:left w:val="none" w:sz="0" w:space="0" w:color="auto"/>
                            <w:bottom w:val="none" w:sz="0" w:space="0" w:color="auto"/>
                            <w:right w:val="none" w:sz="0" w:space="0" w:color="auto"/>
                          </w:divBdr>
                          <w:divsChild>
                            <w:div w:id="1552620115">
                              <w:marLeft w:val="0"/>
                              <w:marRight w:val="0"/>
                              <w:marTop w:val="0"/>
                              <w:marBottom w:val="0"/>
                              <w:divBdr>
                                <w:top w:val="single" w:sz="6" w:space="4" w:color="auto"/>
                                <w:left w:val="single" w:sz="6" w:space="4" w:color="auto"/>
                                <w:bottom w:val="single" w:sz="6" w:space="4" w:color="auto"/>
                                <w:right w:val="single" w:sz="6" w:space="4" w:color="auto"/>
                              </w:divBdr>
                              <w:divsChild>
                                <w:div w:id="27218765">
                                  <w:marLeft w:val="0"/>
                                  <w:marRight w:val="0"/>
                                  <w:marTop w:val="0"/>
                                  <w:marBottom w:val="0"/>
                                  <w:divBdr>
                                    <w:top w:val="none" w:sz="0" w:space="0" w:color="auto"/>
                                    <w:left w:val="none" w:sz="0" w:space="0" w:color="auto"/>
                                    <w:bottom w:val="none" w:sz="0" w:space="0" w:color="auto"/>
                                    <w:right w:val="none" w:sz="0" w:space="0" w:color="auto"/>
                                  </w:divBdr>
                                  <w:divsChild>
                                    <w:div w:id="737243617">
                                      <w:marLeft w:val="0"/>
                                      <w:marRight w:val="0"/>
                                      <w:marTop w:val="0"/>
                                      <w:marBottom w:val="0"/>
                                      <w:divBdr>
                                        <w:top w:val="none" w:sz="0" w:space="0" w:color="auto"/>
                                        <w:left w:val="none" w:sz="0" w:space="0" w:color="auto"/>
                                        <w:bottom w:val="none" w:sz="0" w:space="0" w:color="auto"/>
                                        <w:right w:val="none" w:sz="0" w:space="0" w:color="auto"/>
                                      </w:divBdr>
                                      <w:divsChild>
                                        <w:div w:id="1251042072">
                                          <w:marLeft w:val="0"/>
                                          <w:marRight w:val="0"/>
                                          <w:marTop w:val="0"/>
                                          <w:marBottom w:val="0"/>
                                          <w:divBdr>
                                            <w:top w:val="none" w:sz="0" w:space="0" w:color="auto"/>
                                            <w:left w:val="none" w:sz="0" w:space="0" w:color="auto"/>
                                            <w:bottom w:val="none" w:sz="0" w:space="0" w:color="auto"/>
                                            <w:right w:val="none" w:sz="0" w:space="0" w:color="auto"/>
                                          </w:divBdr>
                                          <w:divsChild>
                                            <w:div w:id="16371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254288">
      <w:bodyDiv w:val="1"/>
      <w:marLeft w:val="0"/>
      <w:marRight w:val="0"/>
      <w:marTop w:val="0"/>
      <w:marBottom w:val="0"/>
      <w:divBdr>
        <w:top w:val="none" w:sz="0" w:space="0" w:color="auto"/>
        <w:left w:val="none" w:sz="0" w:space="0" w:color="auto"/>
        <w:bottom w:val="none" w:sz="0" w:space="0" w:color="auto"/>
        <w:right w:val="none" w:sz="0" w:space="0" w:color="auto"/>
      </w:divBdr>
    </w:div>
    <w:div w:id="517697421">
      <w:bodyDiv w:val="1"/>
      <w:marLeft w:val="0"/>
      <w:marRight w:val="0"/>
      <w:marTop w:val="0"/>
      <w:marBottom w:val="0"/>
      <w:divBdr>
        <w:top w:val="none" w:sz="0" w:space="0" w:color="auto"/>
        <w:left w:val="none" w:sz="0" w:space="0" w:color="auto"/>
        <w:bottom w:val="none" w:sz="0" w:space="0" w:color="auto"/>
        <w:right w:val="none" w:sz="0" w:space="0" w:color="auto"/>
      </w:divBdr>
    </w:div>
    <w:div w:id="525290425">
      <w:bodyDiv w:val="1"/>
      <w:marLeft w:val="0"/>
      <w:marRight w:val="0"/>
      <w:marTop w:val="0"/>
      <w:marBottom w:val="0"/>
      <w:divBdr>
        <w:top w:val="none" w:sz="0" w:space="0" w:color="auto"/>
        <w:left w:val="none" w:sz="0" w:space="0" w:color="auto"/>
        <w:bottom w:val="none" w:sz="0" w:space="0" w:color="auto"/>
        <w:right w:val="none" w:sz="0" w:space="0" w:color="auto"/>
      </w:divBdr>
      <w:divsChild>
        <w:div w:id="1382091601">
          <w:marLeft w:val="0"/>
          <w:marRight w:val="0"/>
          <w:marTop w:val="0"/>
          <w:marBottom w:val="0"/>
          <w:divBdr>
            <w:top w:val="none" w:sz="0" w:space="0" w:color="auto"/>
            <w:left w:val="none" w:sz="0" w:space="0" w:color="auto"/>
            <w:bottom w:val="none" w:sz="0" w:space="0" w:color="auto"/>
            <w:right w:val="none" w:sz="0" w:space="0" w:color="auto"/>
          </w:divBdr>
          <w:divsChild>
            <w:div w:id="2113891508">
              <w:marLeft w:val="0"/>
              <w:marRight w:val="0"/>
              <w:marTop w:val="0"/>
              <w:marBottom w:val="0"/>
              <w:divBdr>
                <w:top w:val="none" w:sz="0" w:space="0" w:color="auto"/>
                <w:left w:val="none" w:sz="0" w:space="0" w:color="auto"/>
                <w:bottom w:val="none" w:sz="0" w:space="0" w:color="auto"/>
                <w:right w:val="none" w:sz="0" w:space="0" w:color="auto"/>
              </w:divBdr>
              <w:divsChild>
                <w:div w:id="34432981">
                  <w:marLeft w:val="0"/>
                  <w:marRight w:val="0"/>
                  <w:marTop w:val="0"/>
                  <w:marBottom w:val="0"/>
                  <w:divBdr>
                    <w:top w:val="none" w:sz="0" w:space="0" w:color="auto"/>
                    <w:left w:val="none" w:sz="0" w:space="0" w:color="auto"/>
                    <w:bottom w:val="none" w:sz="0" w:space="0" w:color="auto"/>
                    <w:right w:val="none" w:sz="0" w:space="0" w:color="auto"/>
                  </w:divBdr>
                  <w:divsChild>
                    <w:div w:id="1712925045">
                      <w:marLeft w:val="0"/>
                      <w:marRight w:val="0"/>
                      <w:marTop w:val="0"/>
                      <w:marBottom w:val="0"/>
                      <w:divBdr>
                        <w:top w:val="none" w:sz="0" w:space="0" w:color="auto"/>
                        <w:left w:val="none" w:sz="0" w:space="0" w:color="auto"/>
                        <w:bottom w:val="none" w:sz="0" w:space="0" w:color="auto"/>
                        <w:right w:val="none" w:sz="0" w:space="0" w:color="auto"/>
                      </w:divBdr>
                      <w:divsChild>
                        <w:div w:id="918946862">
                          <w:marLeft w:val="0"/>
                          <w:marRight w:val="0"/>
                          <w:marTop w:val="0"/>
                          <w:marBottom w:val="0"/>
                          <w:divBdr>
                            <w:top w:val="none" w:sz="0" w:space="0" w:color="auto"/>
                            <w:left w:val="none" w:sz="0" w:space="0" w:color="auto"/>
                            <w:bottom w:val="none" w:sz="0" w:space="0" w:color="auto"/>
                            <w:right w:val="none" w:sz="0" w:space="0" w:color="auto"/>
                          </w:divBdr>
                          <w:divsChild>
                            <w:div w:id="616333232">
                              <w:marLeft w:val="0"/>
                              <w:marRight w:val="0"/>
                              <w:marTop w:val="0"/>
                              <w:marBottom w:val="0"/>
                              <w:divBdr>
                                <w:top w:val="single" w:sz="6" w:space="4" w:color="auto"/>
                                <w:left w:val="single" w:sz="6" w:space="4" w:color="auto"/>
                                <w:bottom w:val="single" w:sz="6" w:space="4" w:color="auto"/>
                                <w:right w:val="single" w:sz="6" w:space="4" w:color="auto"/>
                              </w:divBdr>
                              <w:divsChild>
                                <w:div w:id="829949126">
                                  <w:marLeft w:val="0"/>
                                  <w:marRight w:val="0"/>
                                  <w:marTop w:val="0"/>
                                  <w:marBottom w:val="0"/>
                                  <w:divBdr>
                                    <w:top w:val="none" w:sz="0" w:space="0" w:color="auto"/>
                                    <w:left w:val="none" w:sz="0" w:space="0" w:color="auto"/>
                                    <w:bottom w:val="none" w:sz="0" w:space="0" w:color="auto"/>
                                    <w:right w:val="none" w:sz="0" w:space="0" w:color="auto"/>
                                  </w:divBdr>
                                  <w:divsChild>
                                    <w:div w:id="215626123">
                                      <w:marLeft w:val="0"/>
                                      <w:marRight w:val="0"/>
                                      <w:marTop w:val="0"/>
                                      <w:marBottom w:val="0"/>
                                      <w:divBdr>
                                        <w:top w:val="none" w:sz="0" w:space="0" w:color="auto"/>
                                        <w:left w:val="none" w:sz="0" w:space="0" w:color="auto"/>
                                        <w:bottom w:val="none" w:sz="0" w:space="0" w:color="auto"/>
                                        <w:right w:val="none" w:sz="0" w:space="0" w:color="auto"/>
                                      </w:divBdr>
                                      <w:divsChild>
                                        <w:div w:id="1463420955">
                                          <w:marLeft w:val="0"/>
                                          <w:marRight w:val="0"/>
                                          <w:marTop w:val="0"/>
                                          <w:marBottom w:val="0"/>
                                          <w:divBdr>
                                            <w:top w:val="none" w:sz="0" w:space="0" w:color="auto"/>
                                            <w:left w:val="none" w:sz="0" w:space="0" w:color="auto"/>
                                            <w:bottom w:val="none" w:sz="0" w:space="0" w:color="auto"/>
                                            <w:right w:val="none" w:sz="0" w:space="0" w:color="auto"/>
                                          </w:divBdr>
                                          <w:divsChild>
                                            <w:div w:id="16440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1888767">
      <w:bodyDiv w:val="1"/>
      <w:marLeft w:val="0"/>
      <w:marRight w:val="0"/>
      <w:marTop w:val="0"/>
      <w:marBottom w:val="0"/>
      <w:divBdr>
        <w:top w:val="none" w:sz="0" w:space="0" w:color="auto"/>
        <w:left w:val="none" w:sz="0" w:space="0" w:color="auto"/>
        <w:bottom w:val="none" w:sz="0" w:space="0" w:color="auto"/>
        <w:right w:val="none" w:sz="0" w:space="0" w:color="auto"/>
      </w:divBdr>
      <w:divsChild>
        <w:div w:id="1377389054">
          <w:marLeft w:val="0"/>
          <w:marRight w:val="0"/>
          <w:marTop w:val="0"/>
          <w:marBottom w:val="0"/>
          <w:divBdr>
            <w:top w:val="none" w:sz="0" w:space="0" w:color="auto"/>
            <w:left w:val="none" w:sz="0" w:space="0" w:color="auto"/>
            <w:bottom w:val="none" w:sz="0" w:space="0" w:color="auto"/>
            <w:right w:val="none" w:sz="0" w:space="0" w:color="auto"/>
          </w:divBdr>
          <w:divsChild>
            <w:div w:id="904947701">
              <w:marLeft w:val="0"/>
              <w:marRight w:val="0"/>
              <w:marTop w:val="0"/>
              <w:marBottom w:val="0"/>
              <w:divBdr>
                <w:top w:val="none" w:sz="0" w:space="0" w:color="auto"/>
                <w:left w:val="none" w:sz="0" w:space="0" w:color="auto"/>
                <w:bottom w:val="none" w:sz="0" w:space="0" w:color="auto"/>
                <w:right w:val="none" w:sz="0" w:space="0" w:color="auto"/>
              </w:divBdr>
              <w:divsChild>
                <w:div w:id="1761901715">
                  <w:marLeft w:val="0"/>
                  <w:marRight w:val="0"/>
                  <w:marTop w:val="0"/>
                  <w:marBottom w:val="0"/>
                  <w:divBdr>
                    <w:top w:val="none" w:sz="0" w:space="0" w:color="auto"/>
                    <w:left w:val="none" w:sz="0" w:space="0" w:color="auto"/>
                    <w:bottom w:val="none" w:sz="0" w:space="0" w:color="auto"/>
                    <w:right w:val="none" w:sz="0" w:space="0" w:color="auto"/>
                  </w:divBdr>
                  <w:divsChild>
                    <w:div w:id="1087924814">
                      <w:marLeft w:val="0"/>
                      <w:marRight w:val="0"/>
                      <w:marTop w:val="0"/>
                      <w:marBottom w:val="0"/>
                      <w:divBdr>
                        <w:top w:val="none" w:sz="0" w:space="0" w:color="auto"/>
                        <w:left w:val="none" w:sz="0" w:space="0" w:color="auto"/>
                        <w:bottom w:val="none" w:sz="0" w:space="0" w:color="auto"/>
                        <w:right w:val="none" w:sz="0" w:space="0" w:color="auto"/>
                      </w:divBdr>
                      <w:divsChild>
                        <w:div w:id="247347265">
                          <w:marLeft w:val="0"/>
                          <w:marRight w:val="0"/>
                          <w:marTop w:val="0"/>
                          <w:marBottom w:val="0"/>
                          <w:divBdr>
                            <w:top w:val="none" w:sz="0" w:space="0" w:color="auto"/>
                            <w:left w:val="none" w:sz="0" w:space="0" w:color="auto"/>
                            <w:bottom w:val="none" w:sz="0" w:space="0" w:color="auto"/>
                            <w:right w:val="none" w:sz="0" w:space="0" w:color="auto"/>
                          </w:divBdr>
                          <w:divsChild>
                            <w:div w:id="1166434404">
                              <w:marLeft w:val="0"/>
                              <w:marRight w:val="0"/>
                              <w:marTop w:val="0"/>
                              <w:marBottom w:val="0"/>
                              <w:divBdr>
                                <w:top w:val="single" w:sz="6" w:space="4" w:color="auto"/>
                                <w:left w:val="single" w:sz="6" w:space="4" w:color="auto"/>
                                <w:bottom w:val="single" w:sz="6" w:space="4" w:color="auto"/>
                                <w:right w:val="single" w:sz="6" w:space="4" w:color="auto"/>
                              </w:divBdr>
                              <w:divsChild>
                                <w:div w:id="5522619">
                                  <w:marLeft w:val="0"/>
                                  <w:marRight w:val="0"/>
                                  <w:marTop w:val="0"/>
                                  <w:marBottom w:val="0"/>
                                  <w:divBdr>
                                    <w:top w:val="none" w:sz="0" w:space="0" w:color="auto"/>
                                    <w:left w:val="none" w:sz="0" w:space="0" w:color="auto"/>
                                    <w:bottom w:val="none" w:sz="0" w:space="0" w:color="auto"/>
                                    <w:right w:val="none" w:sz="0" w:space="0" w:color="auto"/>
                                  </w:divBdr>
                                  <w:divsChild>
                                    <w:div w:id="66853616">
                                      <w:marLeft w:val="0"/>
                                      <w:marRight w:val="0"/>
                                      <w:marTop w:val="0"/>
                                      <w:marBottom w:val="0"/>
                                      <w:divBdr>
                                        <w:top w:val="none" w:sz="0" w:space="0" w:color="auto"/>
                                        <w:left w:val="none" w:sz="0" w:space="0" w:color="auto"/>
                                        <w:bottom w:val="none" w:sz="0" w:space="0" w:color="auto"/>
                                        <w:right w:val="none" w:sz="0" w:space="0" w:color="auto"/>
                                      </w:divBdr>
                                      <w:divsChild>
                                        <w:div w:id="1212425332">
                                          <w:marLeft w:val="0"/>
                                          <w:marRight w:val="0"/>
                                          <w:marTop w:val="0"/>
                                          <w:marBottom w:val="0"/>
                                          <w:divBdr>
                                            <w:top w:val="none" w:sz="0" w:space="0" w:color="auto"/>
                                            <w:left w:val="none" w:sz="0" w:space="0" w:color="auto"/>
                                            <w:bottom w:val="none" w:sz="0" w:space="0" w:color="auto"/>
                                            <w:right w:val="none" w:sz="0" w:space="0" w:color="auto"/>
                                          </w:divBdr>
                                          <w:divsChild>
                                            <w:div w:id="1014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512656">
      <w:bodyDiv w:val="1"/>
      <w:marLeft w:val="0"/>
      <w:marRight w:val="0"/>
      <w:marTop w:val="0"/>
      <w:marBottom w:val="0"/>
      <w:divBdr>
        <w:top w:val="none" w:sz="0" w:space="0" w:color="auto"/>
        <w:left w:val="none" w:sz="0" w:space="0" w:color="auto"/>
        <w:bottom w:val="none" w:sz="0" w:space="0" w:color="auto"/>
        <w:right w:val="none" w:sz="0" w:space="0" w:color="auto"/>
      </w:divBdr>
      <w:divsChild>
        <w:div w:id="510460805">
          <w:marLeft w:val="0"/>
          <w:marRight w:val="0"/>
          <w:marTop w:val="0"/>
          <w:marBottom w:val="0"/>
          <w:divBdr>
            <w:top w:val="none" w:sz="0" w:space="0" w:color="auto"/>
            <w:left w:val="none" w:sz="0" w:space="0" w:color="auto"/>
            <w:bottom w:val="none" w:sz="0" w:space="0" w:color="auto"/>
            <w:right w:val="none" w:sz="0" w:space="0" w:color="auto"/>
          </w:divBdr>
          <w:divsChild>
            <w:div w:id="722758494">
              <w:marLeft w:val="0"/>
              <w:marRight w:val="0"/>
              <w:marTop w:val="0"/>
              <w:marBottom w:val="0"/>
              <w:divBdr>
                <w:top w:val="none" w:sz="0" w:space="0" w:color="auto"/>
                <w:left w:val="none" w:sz="0" w:space="0" w:color="auto"/>
                <w:bottom w:val="none" w:sz="0" w:space="0" w:color="auto"/>
                <w:right w:val="none" w:sz="0" w:space="0" w:color="auto"/>
              </w:divBdr>
              <w:divsChild>
                <w:div w:id="734357072">
                  <w:marLeft w:val="0"/>
                  <w:marRight w:val="0"/>
                  <w:marTop w:val="0"/>
                  <w:marBottom w:val="0"/>
                  <w:divBdr>
                    <w:top w:val="none" w:sz="0" w:space="0" w:color="auto"/>
                    <w:left w:val="none" w:sz="0" w:space="0" w:color="auto"/>
                    <w:bottom w:val="none" w:sz="0" w:space="0" w:color="auto"/>
                    <w:right w:val="none" w:sz="0" w:space="0" w:color="auto"/>
                  </w:divBdr>
                  <w:divsChild>
                    <w:div w:id="1798989001">
                      <w:marLeft w:val="0"/>
                      <w:marRight w:val="0"/>
                      <w:marTop w:val="0"/>
                      <w:marBottom w:val="0"/>
                      <w:divBdr>
                        <w:top w:val="none" w:sz="0" w:space="0" w:color="auto"/>
                        <w:left w:val="none" w:sz="0" w:space="0" w:color="auto"/>
                        <w:bottom w:val="none" w:sz="0" w:space="0" w:color="auto"/>
                        <w:right w:val="none" w:sz="0" w:space="0" w:color="auto"/>
                      </w:divBdr>
                      <w:divsChild>
                        <w:div w:id="160581686">
                          <w:marLeft w:val="0"/>
                          <w:marRight w:val="0"/>
                          <w:marTop w:val="0"/>
                          <w:marBottom w:val="0"/>
                          <w:divBdr>
                            <w:top w:val="none" w:sz="0" w:space="0" w:color="auto"/>
                            <w:left w:val="none" w:sz="0" w:space="0" w:color="auto"/>
                            <w:bottom w:val="none" w:sz="0" w:space="0" w:color="auto"/>
                            <w:right w:val="none" w:sz="0" w:space="0" w:color="auto"/>
                          </w:divBdr>
                          <w:divsChild>
                            <w:div w:id="931545246">
                              <w:marLeft w:val="0"/>
                              <w:marRight w:val="0"/>
                              <w:marTop w:val="0"/>
                              <w:marBottom w:val="0"/>
                              <w:divBdr>
                                <w:top w:val="single" w:sz="6" w:space="4" w:color="auto"/>
                                <w:left w:val="single" w:sz="6" w:space="4" w:color="auto"/>
                                <w:bottom w:val="single" w:sz="6" w:space="4" w:color="auto"/>
                                <w:right w:val="single" w:sz="6" w:space="4" w:color="auto"/>
                              </w:divBdr>
                              <w:divsChild>
                                <w:div w:id="1169254609">
                                  <w:marLeft w:val="0"/>
                                  <w:marRight w:val="0"/>
                                  <w:marTop w:val="0"/>
                                  <w:marBottom w:val="0"/>
                                  <w:divBdr>
                                    <w:top w:val="none" w:sz="0" w:space="0" w:color="auto"/>
                                    <w:left w:val="none" w:sz="0" w:space="0" w:color="auto"/>
                                    <w:bottom w:val="none" w:sz="0" w:space="0" w:color="auto"/>
                                    <w:right w:val="none" w:sz="0" w:space="0" w:color="auto"/>
                                  </w:divBdr>
                                  <w:divsChild>
                                    <w:div w:id="681858359">
                                      <w:marLeft w:val="0"/>
                                      <w:marRight w:val="0"/>
                                      <w:marTop w:val="0"/>
                                      <w:marBottom w:val="0"/>
                                      <w:divBdr>
                                        <w:top w:val="none" w:sz="0" w:space="0" w:color="auto"/>
                                        <w:left w:val="none" w:sz="0" w:space="0" w:color="auto"/>
                                        <w:bottom w:val="none" w:sz="0" w:space="0" w:color="auto"/>
                                        <w:right w:val="none" w:sz="0" w:space="0" w:color="auto"/>
                                      </w:divBdr>
                                      <w:divsChild>
                                        <w:div w:id="259609293">
                                          <w:marLeft w:val="0"/>
                                          <w:marRight w:val="0"/>
                                          <w:marTop w:val="0"/>
                                          <w:marBottom w:val="0"/>
                                          <w:divBdr>
                                            <w:top w:val="none" w:sz="0" w:space="0" w:color="auto"/>
                                            <w:left w:val="none" w:sz="0" w:space="0" w:color="auto"/>
                                            <w:bottom w:val="none" w:sz="0" w:space="0" w:color="auto"/>
                                            <w:right w:val="none" w:sz="0" w:space="0" w:color="auto"/>
                                          </w:divBdr>
                                          <w:divsChild>
                                            <w:div w:id="16555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6629873">
      <w:bodyDiv w:val="1"/>
      <w:marLeft w:val="0"/>
      <w:marRight w:val="0"/>
      <w:marTop w:val="0"/>
      <w:marBottom w:val="0"/>
      <w:divBdr>
        <w:top w:val="none" w:sz="0" w:space="0" w:color="auto"/>
        <w:left w:val="none" w:sz="0" w:space="0" w:color="auto"/>
        <w:bottom w:val="none" w:sz="0" w:space="0" w:color="auto"/>
        <w:right w:val="none" w:sz="0" w:space="0" w:color="auto"/>
      </w:divBdr>
    </w:div>
    <w:div w:id="584188536">
      <w:bodyDiv w:val="1"/>
      <w:marLeft w:val="0"/>
      <w:marRight w:val="0"/>
      <w:marTop w:val="0"/>
      <w:marBottom w:val="0"/>
      <w:divBdr>
        <w:top w:val="none" w:sz="0" w:space="0" w:color="auto"/>
        <w:left w:val="none" w:sz="0" w:space="0" w:color="auto"/>
        <w:bottom w:val="none" w:sz="0" w:space="0" w:color="auto"/>
        <w:right w:val="none" w:sz="0" w:space="0" w:color="auto"/>
      </w:divBdr>
      <w:divsChild>
        <w:div w:id="2060738861">
          <w:marLeft w:val="0"/>
          <w:marRight w:val="0"/>
          <w:marTop w:val="0"/>
          <w:marBottom w:val="0"/>
          <w:divBdr>
            <w:top w:val="none" w:sz="0" w:space="0" w:color="auto"/>
            <w:left w:val="none" w:sz="0" w:space="0" w:color="auto"/>
            <w:bottom w:val="none" w:sz="0" w:space="0" w:color="auto"/>
            <w:right w:val="none" w:sz="0" w:space="0" w:color="auto"/>
          </w:divBdr>
          <w:divsChild>
            <w:div w:id="1448088460">
              <w:marLeft w:val="0"/>
              <w:marRight w:val="0"/>
              <w:marTop w:val="0"/>
              <w:marBottom w:val="0"/>
              <w:divBdr>
                <w:top w:val="none" w:sz="0" w:space="0" w:color="auto"/>
                <w:left w:val="none" w:sz="0" w:space="0" w:color="auto"/>
                <w:bottom w:val="none" w:sz="0" w:space="0" w:color="auto"/>
                <w:right w:val="none" w:sz="0" w:space="0" w:color="auto"/>
              </w:divBdr>
              <w:divsChild>
                <w:div w:id="843012308">
                  <w:marLeft w:val="0"/>
                  <w:marRight w:val="0"/>
                  <w:marTop w:val="0"/>
                  <w:marBottom w:val="0"/>
                  <w:divBdr>
                    <w:top w:val="none" w:sz="0" w:space="0" w:color="auto"/>
                    <w:left w:val="none" w:sz="0" w:space="0" w:color="auto"/>
                    <w:bottom w:val="none" w:sz="0" w:space="0" w:color="auto"/>
                    <w:right w:val="none" w:sz="0" w:space="0" w:color="auto"/>
                  </w:divBdr>
                  <w:divsChild>
                    <w:div w:id="345058692">
                      <w:marLeft w:val="0"/>
                      <w:marRight w:val="0"/>
                      <w:marTop w:val="0"/>
                      <w:marBottom w:val="0"/>
                      <w:divBdr>
                        <w:top w:val="none" w:sz="0" w:space="0" w:color="auto"/>
                        <w:left w:val="none" w:sz="0" w:space="0" w:color="auto"/>
                        <w:bottom w:val="none" w:sz="0" w:space="0" w:color="auto"/>
                        <w:right w:val="none" w:sz="0" w:space="0" w:color="auto"/>
                      </w:divBdr>
                      <w:divsChild>
                        <w:div w:id="477651358">
                          <w:marLeft w:val="0"/>
                          <w:marRight w:val="0"/>
                          <w:marTop w:val="0"/>
                          <w:marBottom w:val="0"/>
                          <w:divBdr>
                            <w:top w:val="none" w:sz="0" w:space="0" w:color="auto"/>
                            <w:left w:val="none" w:sz="0" w:space="0" w:color="auto"/>
                            <w:bottom w:val="none" w:sz="0" w:space="0" w:color="auto"/>
                            <w:right w:val="none" w:sz="0" w:space="0" w:color="auto"/>
                          </w:divBdr>
                          <w:divsChild>
                            <w:div w:id="1520967523">
                              <w:marLeft w:val="0"/>
                              <w:marRight w:val="0"/>
                              <w:marTop w:val="0"/>
                              <w:marBottom w:val="0"/>
                              <w:divBdr>
                                <w:top w:val="single" w:sz="6" w:space="4" w:color="auto"/>
                                <w:left w:val="single" w:sz="6" w:space="4" w:color="auto"/>
                                <w:bottom w:val="single" w:sz="6" w:space="4" w:color="auto"/>
                                <w:right w:val="single" w:sz="6" w:space="4" w:color="auto"/>
                              </w:divBdr>
                              <w:divsChild>
                                <w:div w:id="41026953">
                                  <w:marLeft w:val="0"/>
                                  <w:marRight w:val="0"/>
                                  <w:marTop w:val="0"/>
                                  <w:marBottom w:val="0"/>
                                  <w:divBdr>
                                    <w:top w:val="none" w:sz="0" w:space="0" w:color="auto"/>
                                    <w:left w:val="none" w:sz="0" w:space="0" w:color="auto"/>
                                    <w:bottom w:val="none" w:sz="0" w:space="0" w:color="auto"/>
                                    <w:right w:val="none" w:sz="0" w:space="0" w:color="auto"/>
                                  </w:divBdr>
                                  <w:divsChild>
                                    <w:div w:id="1342127655">
                                      <w:marLeft w:val="0"/>
                                      <w:marRight w:val="0"/>
                                      <w:marTop w:val="0"/>
                                      <w:marBottom w:val="0"/>
                                      <w:divBdr>
                                        <w:top w:val="none" w:sz="0" w:space="0" w:color="auto"/>
                                        <w:left w:val="none" w:sz="0" w:space="0" w:color="auto"/>
                                        <w:bottom w:val="none" w:sz="0" w:space="0" w:color="auto"/>
                                        <w:right w:val="none" w:sz="0" w:space="0" w:color="auto"/>
                                      </w:divBdr>
                                      <w:divsChild>
                                        <w:div w:id="1091439038">
                                          <w:marLeft w:val="0"/>
                                          <w:marRight w:val="0"/>
                                          <w:marTop w:val="0"/>
                                          <w:marBottom w:val="0"/>
                                          <w:divBdr>
                                            <w:top w:val="none" w:sz="0" w:space="0" w:color="auto"/>
                                            <w:left w:val="none" w:sz="0" w:space="0" w:color="auto"/>
                                            <w:bottom w:val="none" w:sz="0" w:space="0" w:color="auto"/>
                                            <w:right w:val="none" w:sz="0" w:space="0" w:color="auto"/>
                                          </w:divBdr>
                                          <w:divsChild>
                                            <w:div w:id="249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0470300">
      <w:bodyDiv w:val="1"/>
      <w:marLeft w:val="0"/>
      <w:marRight w:val="0"/>
      <w:marTop w:val="0"/>
      <w:marBottom w:val="0"/>
      <w:divBdr>
        <w:top w:val="none" w:sz="0" w:space="0" w:color="auto"/>
        <w:left w:val="none" w:sz="0" w:space="0" w:color="auto"/>
        <w:bottom w:val="none" w:sz="0" w:space="0" w:color="auto"/>
        <w:right w:val="none" w:sz="0" w:space="0" w:color="auto"/>
      </w:divBdr>
    </w:div>
    <w:div w:id="876431936">
      <w:bodyDiv w:val="1"/>
      <w:marLeft w:val="0"/>
      <w:marRight w:val="0"/>
      <w:marTop w:val="0"/>
      <w:marBottom w:val="0"/>
      <w:divBdr>
        <w:top w:val="none" w:sz="0" w:space="0" w:color="auto"/>
        <w:left w:val="none" w:sz="0" w:space="0" w:color="auto"/>
        <w:bottom w:val="none" w:sz="0" w:space="0" w:color="auto"/>
        <w:right w:val="none" w:sz="0" w:space="0" w:color="auto"/>
      </w:divBdr>
      <w:divsChild>
        <w:div w:id="1800757356">
          <w:marLeft w:val="0"/>
          <w:marRight w:val="0"/>
          <w:marTop w:val="0"/>
          <w:marBottom w:val="0"/>
          <w:divBdr>
            <w:top w:val="none" w:sz="0" w:space="0" w:color="auto"/>
            <w:left w:val="none" w:sz="0" w:space="0" w:color="auto"/>
            <w:bottom w:val="none" w:sz="0" w:space="0" w:color="auto"/>
            <w:right w:val="none" w:sz="0" w:space="0" w:color="auto"/>
          </w:divBdr>
          <w:divsChild>
            <w:div w:id="1543781823">
              <w:marLeft w:val="0"/>
              <w:marRight w:val="0"/>
              <w:marTop w:val="0"/>
              <w:marBottom w:val="0"/>
              <w:divBdr>
                <w:top w:val="none" w:sz="0" w:space="0" w:color="auto"/>
                <w:left w:val="none" w:sz="0" w:space="0" w:color="auto"/>
                <w:bottom w:val="none" w:sz="0" w:space="0" w:color="auto"/>
                <w:right w:val="none" w:sz="0" w:space="0" w:color="auto"/>
              </w:divBdr>
              <w:divsChild>
                <w:div w:id="701637256">
                  <w:marLeft w:val="0"/>
                  <w:marRight w:val="0"/>
                  <w:marTop w:val="0"/>
                  <w:marBottom w:val="0"/>
                  <w:divBdr>
                    <w:top w:val="none" w:sz="0" w:space="0" w:color="auto"/>
                    <w:left w:val="none" w:sz="0" w:space="0" w:color="auto"/>
                    <w:bottom w:val="none" w:sz="0" w:space="0" w:color="auto"/>
                    <w:right w:val="none" w:sz="0" w:space="0" w:color="auto"/>
                  </w:divBdr>
                  <w:divsChild>
                    <w:div w:id="723409814">
                      <w:marLeft w:val="0"/>
                      <w:marRight w:val="0"/>
                      <w:marTop w:val="0"/>
                      <w:marBottom w:val="0"/>
                      <w:divBdr>
                        <w:top w:val="none" w:sz="0" w:space="0" w:color="auto"/>
                        <w:left w:val="none" w:sz="0" w:space="0" w:color="auto"/>
                        <w:bottom w:val="none" w:sz="0" w:space="0" w:color="auto"/>
                        <w:right w:val="none" w:sz="0" w:space="0" w:color="auto"/>
                      </w:divBdr>
                      <w:divsChild>
                        <w:div w:id="736976310">
                          <w:marLeft w:val="0"/>
                          <w:marRight w:val="0"/>
                          <w:marTop w:val="0"/>
                          <w:marBottom w:val="0"/>
                          <w:divBdr>
                            <w:top w:val="none" w:sz="0" w:space="0" w:color="auto"/>
                            <w:left w:val="none" w:sz="0" w:space="0" w:color="auto"/>
                            <w:bottom w:val="none" w:sz="0" w:space="0" w:color="auto"/>
                            <w:right w:val="none" w:sz="0" w:space="0" w:color="auto"/>
                          </w:divBdr>
                          <w:divsChild>
                            <w:div w:id="361129468">
                              <w:marLeft w:val="0"/>
                              <w:marRight w:val="0"/>
                              <w:marTop w:val="0"/>
                              <w:marBottom w:val="0"/>
                              <w:divBdr>
                                <w:top w:val="single" w:sz="6" w:space="4" w:color="auto"/>
                                <w:left w:val="single" w:sz="6" w:space="4" w:color="auto"/>
                                <w:bottom w:val="single" w:sz="6" w:space="4" w:color="auto"/>
                                <w:right w:val="single" w:sz="6" w:space="4" w:color="auto"/>
                              </w:divBdr>
                              <w:divsChild>
                                <w:div w:id="715466301">
                                  <w:marLeft w:val="0"/>
                                  <w:marRight w:val="0"/>
                                  <w:marTop w:val="0"/>
                                  <w:marBottom w:val="0"/>
                                  <w:divBdr>
                                    <w:top w:val="none" w:sz="0" w:space="0" w:color="auto"/>
                                    <w:left w:val="none" w:sz="0" w:space="0" w:color="auto"/>
                                    <w:bottom w:val="none" w:sz="0" w:space="0" w:color="auto"/>
                                    <w:right w:val="none" w:sz="0" w:space="0" w:color="auto"/>
                                  </w:divBdr>
                                  <w:divsChild>
                                    <w:div w:id="526718345">
                                      <w:marLeft w:val="0"/>
                                      <w:marRight w:val="0"/>
                                      <w:marTop w:val="0"/>
                                      <w:marBottom w:val="0"/>
                                      <w:divBdr>
                                        <w:top w:val="none" w:sz="0" w:space="0" w:color="auto"/>
                                        <w:left w:val="none" w:sz="0" w:space="0" w:color="auto"/>
                                        <w:bottom w:val="none" w:sz="0" w:space="0" w:color="auto"/>
                                        <w:right w:val="none" w:sz="0" w:space="0" w:color="auto"/>
                                      </w:divBdr>
                                      <w:divsChild>
                                        <w:div w:id="1621766248">
                                          <w:marLeft w:val="0"/>
                                          <w:marRight w:val="0"/>
                                          <w:marTop w:val="0"/>
                                          <w:marBottom w:val="0"/>
                                          <w:divBdr>
                                            <w:top w:val="none" w:sz="0" w:space="0" w:color="auto"/>
                                            <w:left w:val="none" w:sz="0" w:space="0" w:color="auto"/>
                                            <w:bottom w:val="none" w:sz="0" w:space="0" w:color="auto"/>
                                            <w:right w:val="none" w:sz="0" w:space="0" w:color="auto"/>
                                          </w:divBdr>
                                          <w:divsChild>
                                            <w:div w:id="10910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09625">
      <w:bodyDiv w:val="1"/>
      <w:marLeft w:val="0"/>
      <w:marRight w:val="0"/>
      <w:marTop w:val="0"/>
      <w:marBottom w:val="0"/>
      <w:divBdr>
        <w:top w:val="none" w:sz="0" w:space="0" w:color="auto"/>
        <w:left w:val="none" w:sz="0" w:space="0" w:color="auto"/>
        <w:bottom w:val="none" w:sz="0" w:space="0" w:color="auto"/>
        <w:right w:val="none" w:sz="0" w:space="0" w:color="auto"/>
      </w:divBdr>
      <w:divsChild>
        <w:div w:id="48774363">
          <w:marLeft w:val="0"/>
          <w:marRight w:val="0"/>
          <w:marTop w:val="0"/>
          <w:marBottom w:val="0"/>
          <w:divBdr>
            <w:top w:val="none" w:sz="0" w:space="0" w:color="auto"/>
            <w:left w:val="none" w:sz="0" w:space="0" w:color="auto"/>
            <w:bottom w:val="none" w:sz="0" w:space="0" w:color="auto"/>
            <w:right w:val="none" w:sz="0" w:space="0" w:color="auto"/>
          </w:divBdr>
          <w:divsChild>
            <w:div w:id="170065937">
              <w:marLeft w:val="0"/>
              <w:marRight w:val="0"/>
              <w:marTop w:val="0"/>
              <w:marBottom w:val="0"/>
              <w:divBdr>
                <w:top w:val="none" w:sz="0" w:space="0" w:color="auto"/>
                <w:left w:val="none" w:sz="0" w:space="0" w:color="auto"/>
                <w:bottom w:val="none" w:sz="0" w:space="0" w:color="auto"/>
                <w:right w:val="none" w:sz="0" w:space="0" w:color="auto"/>
              </w:divBdr>
              <w:divsChild>
                <w:div w:id="734663661">
                  <w:marLeft w:val="0"/>
                  <w:marRight w:val="0"/>
                  <w:marTop w:val="0"/>
                  <w:marBottom w:val="0"/>
                  <w:divBdr>
                    <w:top w:val="single" w:sz="6" w:space="4" w:color="auto"/>
                    <w:left w:val="single" w:sz="6" w:space="4" w:color="auto"/>
                    <w:bottom w:val="single" w:sz="6" w:space="4" w:color="auto"/>
                    <w:right w:val="single" w:sz="6" w:space="4" w:color="auto"/>
                  </w:divBdr>
                  <w:divsChild>
                    <w:div w:id="289630153">
                      <w:marLeft w:val="0"/>
                      <w:marRight w:val="0"/>
                      <w:marTop w:val="0"/>
                      <w:marBottom w:val="0"/>
                      <w:divBdr>
                        <w:top w:val="none" w:sz="0" w:space="0" w:color="auto"/>
                        <w:left w:val="none" w:sz="0" w:space="0" w:color="auto"/>
                        <w:bottom w:val="none" w:sz="0" w:space="0" w:color="auto"/>
                        <w:right w:val="none" w:sz="0" w:space="0" w:color="auto"/>
                      </w:divBdr>
                      <w:divsChild>
                        <w:div w:id="17030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393667">
      <w:bodyDiv w:val="1"/>
      <w:marLeft w:val="0"/>
      <w:marRight w:val="0"/>
      <w:marTop w:val="0"/>
      <w:marBottom w:val="0"/>
      <w:divBdr>
        <w:top w:val="none" w:sz="0" w:space="0" w:color="auto"/>
        <w:left w:val="none" w:sz="0" w:space="0" w:color="auto"/>
        <w:bottom w:val="none" w:sz="0" w:space="0" w:color="auto"/>
        <w:right w:val="none" w:sz="0" w:space="0" w:color="auto"/>
      </w:divBdr>
      <w:divsChild>
        <w:div w:id="1144002203">
          <w:marLeft w:val="0"/>
          <w:marRight w:val="0"/>
          <w:marTop w:val="0"/>
          <w:marBottom w:val="0"/>
          <w:divBdr>
            <w:top w:val="none" w:sz="0" w:space="0" w:color="auto"/>
            <w:left w:val="none" w:sz="0" w:space="0" w:color="auto"/>
            <w:bottom w:val="none" w:sz="0" w:space="0" w:color="auto"/>
            <w:right w:val="none" w:sz="0" w:space="0" w:color="auto"/>
          </w:divBdr>
          <w:divsChild>
            <w:div w:id="497965344">
              <w:marLeft w:val="0"/>
              <w:marRight w:val="0"/>
              <w:marTop w:val="0"/>
              <w:marBottom w:val="0"/>
              <w:divBdr>
                <w:top w:val="none" w:sz="0" w:space="0" w:color="auto"/>
                <w:left w:val="none" w:sz="0" w:space="0" w:color="auto"/>
                <w:bottom w:val="none" w:sz="0" w:space="0" w:color="auto"/>
                <w:right w:val="none" w:sz="0" w:space="0" w:color="auto"/>
              </w:divBdr>
              <w:divsChild>
                <w:div w:id="999193876">
                  <w:marLeft w:val="0"/>
                  <w:marRight w:val="0"/>
                  <w:marTop w:val="0"/>
                  <w:marBottom w:val="0"/>
                  <w:divBdr>
                    <w:top w:val="none" w:sz="0" w:space="0" w:color="auto"/>
                    <w:left w:val="none" w:sz="0" w:space="0" w:color="auto"/>
                    <w:bottom w:val="none" w:sz="0" w:space="0" w:color="auto"/>
                    <w:right w:val="none" w:sz="0" w:space="0" w:color="auto"/>
                  </w:divBdr>
                  <w:divsChild>
                    <w:div w:id="835000126">
                      <w:marLeft w:val="0"/>
                      <w:marRight w:val="0"/>
                      <w:marTop w:val="0"/>
                      <w:marBottom w:val="0"/>
                      <w:divBdr>
                        <w:top w:val="none" w:sz="0" w:space="0" w:color="auto"/>
                        <w:left w:val="none" w:sz="0" w:space="0" w:color="auto"/>
                        <w:bottom w:val="none" w:sz="0" w:space="0" w:color="auto"/>
                        <w:right w:val="none" w:sz="0" w:space="0" w:color="auto"/>
                      </w:divBdr>
                      <w:divsChild>
                        <w:div w:id="1042243839">
                          <w:marLeft w:val="0"/>
                          <w:marRight w:val="0"/>
                          <w:marTop w:val="0"/>
                          <w:marBottom w:val="0"/>
                          <w:divBdr>
                            <w:top w:val="none" w:sz="0" w:space="0" w:color="auto"/>
                            <w:left w:val="none" w:sz="0" w:space="0" w:color="auto"/>
                            <w:bottom w:val="none" w:sz="0" w:space="0" w:color="auto"/>
                            <w:right w:val="none" w:sz="0" w:space="0" w:color="auto"/>
                          </w:divBdr>
                          <w:divsChild>
                            <w:div w:id="334650312">
                              <w:marLeft w:val="0"/>
                              <w:marRight w:val="0"/>
                              <w:marTop w:val="0"/>
                              <w:marBottom w:val="0"/>
                              <w:divBdr>
                                <w:top w:val="single" w:sz="6" w:space="4" w:color="auto"/>
                                <w:left w:val="single" w:sz="6" w:space="4" w:color="auto"/>
                                <w:bottom w:val="single" w:sz="6" w:space="4" w:color="auto"/>
                                <w:right w:val="single" w:sz="6" w:space="4" w:color="auto"/>
                              </w:divBdr>
                              <w:divsChild>
                                <w:div w:id="804085076">
                                  <w:marLeft w:val="0"/>
                                  <w:marRight w:val="0"/>
                                  <w:marTop w:val="0"/>
                                  <w:marBottom w:val="0"/>
                                  <w:divBdr>
                                    <w:top w:val="none" w:sz="0" w:space="0" w:color="auto"/>
                                    <w:left w:val="none" w:sz="0" w:space="0" w:color="auto"/>
                                    <w:bottom w:val="none" w:sz="0" w:space="0" w:color="auto"/>
                                    <w:right w:val="none" w:sz="0" w:space="0" w:color="auto"/>
                                  </w:divBdr>
                                  <w:divsChild>
                                    <w:div w:id="995840894">
                                      <w:marLeft w:val="0"/>
                                      <w:marRight w:val="0"/>
                                      <w:marTop w:val="0"/>
                                      <w:marBottom w:val="0"/>
                                      <w:divBdr>
                                        <w:top w:val="none" w:sz="0" w:space="0" w:color="auto"/>
                                        <w:left w:val="none" w:sz="0" w:space="0" w:color="auto"/>
                                        <w:bottom w:val="none" w:sz="0" w:space="0" w:color="auto"/>
                                        <w:right w:val="none" w:sz="0" w:space="0" w:color="auto"/>
                                      </w:divBdr>
                                      <w:divsChild>
                                        <w:div w:id="328145900">
                                          <w:marLeft w:val="0"/>
                                          <w:marRight w:val="0"/>
                                          <w:marTop w:val="0"/>
                                          <w:marBottom w:val="0"/>
                                          <w:divBdr>
                                            <w:top w:val="none" w:sz="0" w:space="0" w:color="auto"/>
                                            <w:left w:val="none" w:sz="0" w:space="0" w:color="auto"/>
                                            <w:bottom w:val="none" w:sz="0" w:space="0" w:color="auto"/>
                                            <w:right w:val="none" w:sz="0" w:space="0" w:color="auto"/>
                                          </w:divBdr>
                                          <w:divsChild>
                                            <w:div w:id="4906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374563">
      <w:bodyDiv w:val="1"/>
      <w:marLeft w:val="0"/>
      <w:marRight w:val="0"/>
      <w:marTop w:val="0"/>
      <w:marBottom w:val="0"/>
      <w:divBdr>
        <w:top w:val="none" w:sz="0" w:space="0" w:color="auto"/>
        <w:left w:val="none" w:sz="0" w:space="0" w:color="auto"/>
        <w:bottom w:val="none" w:sz="0" w:space="0" w:color="auto"/>
        <w:right w:val="none" w:sz="0" w:space="0" w:color="auto"/>
      </w:divBdr>
      <w:divsChild>
        <w:div w:id="606043490">
          <w:marLeft w:val="0"/>
          <w:marRight w:val="0"/>
          <w:marTop w:val="0"/>
          <w:marBottom w:val="0"/>
          <w:divBdr>
            <w:top w:val="none" w:sz="0" w:space="0" w:color="auto"/>
            <w:left w:val="none" w:sz="0" w:space="0" w:color="auto"/>
            <w:bottom w:val="none" w:sz="0" w:space="0" w:color="auto"/>
            <w:right w:val="none" w:sz="0" w:space="0" w:color="auto"/>
          </w:divBdr>
          <w:divsChild>
            <w:div w:id="380251093">
              <w:marLeft w:val="0"/>
              <w:marRight w:val="0"/>
              <w:marTop w:val="0"/>
              <w:marBottom w:val="0"/>
              <w:divBdr>
                <w:top w:val="none" w:sz="0" w:space="0" w:color="auto"/>
                <w:left w:val="none" w:sz="0" w:space="0" w:color="auto"/>
                <w:bottom w:val="none" w:sz="0" w:space="0" w:color="auto"/>
                <w:right w:val="none" w:sz="0" w:space="0" w:color="auto"/>
              </w:divBdr>
              <w:divsChild>
                <w:div w:id="1513497740">
                  <w:marLeft w:val="0"/>
                  <w:marRight w:val="0"/>
                  <w:marTop w:val="0"/>
                  <w:marBottom w:val="0"/>
                  <w:divBdr>
                    <w:top w:val="none" w:sz="0" w:space="0" w:color="auto"/>
                    <w:left w:val="none" w:sz="0" w:space="0" w:color="auto"/>
                    <w:bottom w:val="none" w:sz="0" w:space="0" w:color="auto"/>
                    <w:right w:val="none" w:sz="0" w:space="0" w:color="auto"/>
                  </w:divBdr>
                  <w:divsChild>
                    <w:div w:id="1943296078">
                      <w:marLeft w:val="0"/>
                      <w:marRight w:val="0"/>
                      <w:marTop w:val="0"/>
                      <w:marBottom w:val="0"/>
                      <w:divBdr>
                        <w:top w:val="none" w:sz="0" w:space="0" w:color="auto"/>
                        <w:left w:val="none" w:sz="0" w:space="0" w:color="auto"/>
                        <w:bottom w:val="none" w:sz="0" w:space="0" w:color="auto"/>
                        <w:right w:val="none" w:sz="0" w:space="0" w:color="auto"/>
                      </w:divBdr>
                      <w:divsChild>
                        <w:div w:id="1268193902">
                          <w:marLeft w:val="0"/>
                          <w:marRight w:val="0"/>
                          <w:marTop w:val="0"/>
                          <w:marBottom w:val="0"/>
                          <w:divBdr>
                            <w:top w:val="none" w:sz="0" w:space="0" w:color="auto"/>
                            <w:left w:val="none" w:sz="0" w:space="0" w:color="auto"/>
                            <w:bottom w:val="none" w:sz="0" w:space="0" w:color="auto"/>
                            <w:right w:val="none" w:sz="0" w:space="0" w:color="auto"/>
                          </w:divBdr>
                          <w:divsChild>
                            <w:div w:id="134494788">
                              <w:marLeft w:val="0"/>
                              <w:marRight w:val="0"/>
                              <w:marTop w:val="0"/>
                              <w:marBottom w:val="0"/>
                              <w:divBdr>
                                <w:top w:val="single" w:sz="6" w:space="4" w:color="auto"/>
                                <w:left w:val="single" w:sz="6" w:space="4" w:color="auto"/>
                                <w:bottom w:val="single" w:sz="6" w:space="4" w:color="auto"/>
                                <w:right w:val="single" w:sz="6" w:space="4" w:color="auto"/>
                              </w:divBdr>
                              <w:divsChild>
                                <w:div w:id="1546671647">
                                  <w:marLeft w:val="0"/>
                                  <w:marRight w:val="0"/>
                                  <w:marTop w:val="0"/>
                                  <w:marBottom w:val="0"/>
                                  <w:divBdr>
                                    <w:top w:val="none" w:sz="0" w:space="0" w:color="auto"/>
                                    <w:left w:val="none" w:sz="0" w:space="0" w:color="auto"/>
                                    <w:bottom w:val="none" w:sz="0" w:space="0" w:color="auto"/>
                                    <w:right w:val="none" w:sz="0" w:space="0" w:color="auto"/>
                                  </w:divBdr>
                                  <w:divsChild>
                                    <w:div w:id="1453285649">
                                      <w:marLeft w:val="0"/>
                                      <w:marRight w:val="0"/>
                                      <w:marTop w:val="0"/>
                                      <w:marBottom w:val="0"/>
                                      <w:divBdr>
                                        <w:top w:val="none" w:sz="0" w:space="0" w:color="auto"/>
                                        <w:left w:val="none" w:sz="0" w:space="0" w:color="auto"/>
                                        <w:bottom w:val="none" w:sz="0" w:space="0" w:color="auto"/>
                                        <w:right w:val="none" w:sz="0" w:space="0" w:color="auto"/>
                                      </w:divBdr>
                                      <w:divsChild>
                                        <w:div w:id="107356374">
                                          <w:marLeft w:val="0"/>
                                          <w:marRight w:val="0"/>
                                          <w:marTop w:val="0"/>
                                          <w:marBottom w:val="0"/>
                                          <w:divBdr>
                                            <w:top w:val="none" w:sz="0" w:space="0" w:color="auto"/>
                                            <w:left w:val="none" w:sz="0" w:space="0" w:color="auto"/>
                                            <w:bottom w:val="none" w:sz="0" w:space="0" w:color="auto"/>
                                            <w:right w:val="none" w:sz="0" w:space="0" w:color="auto"/>
                                          </w:divBdr>
                                          <w:divsChild>
                                            <w:div w:id="12407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5899245">
      <w:bodyDiv w:val="1"/>
      <w:marLeft w:val="0"/>
      <w:marRight w:val="0"/>
      <w:marTop w:val="0"/>
      <w:marBottom w:val="0"/>
      <w:divBdr>
        <w:top w:val="none" w:sz="0" w:space="0" w:color="auto"/>
        <w:left w:val="none" w:sz="0" w:space="0" w:color="auto"/>
        <w:bottom w:val="none" w:sz="0" w:space="0" w:color="auto"/>
        <w:right w:val="none" w:sz="0" w:space="0" w:color="auto"/>
      </w:divBdr>
      <w:divsChild>
        <w:div w:id="148326300">
          <w:marLeft w:val="0"/>
          <w:marRight w:val="0"/>
          <w:marTop w:val="0"/>
          <w:marBottom w:val="0"/>
          <w:divBdr>
            <w:top w:val="none" w:sz="0" w:space="0" w:color="auto"/>
            <w:left w:val="none" w:sz="0" w:space="0" w:color="auto"/>
            <w:bottom w:val="none" w:sz="0" w:space="0" w:color="auto"/>
            <w:right w:val="none" w:sz="0" w:space="0" w:color="auto"/>
          </w:divBdr>
          <w:divsChild>
            <w:div w:id="674722264">
              <w:marLeft w:val="0"/>
              <w:marRight w:val="0"/>
              <w:marTop w:val="0"/>
              <w:marBottom w:val="0"/>
              <w:divBdr>
                <w:top w:val="none" w:sz="0" w:space="0" w:color="auto"/>
                <w:left w:val="none" w:sz="0" w:space="0" w:color="auto"/>
                <w:bottom w:val="none" w:sz="0" w:space="0" w:color="auto"/>
                <w:right w:val="none" w:sz="0" w:space="0" w:color="auto"/>
              </w:divBdr>
              <w:divsChild>
                <w:div w:id="969554375">
                  <w:marLeft w:val="0"/>
                  <w:marRight w:val="0"/>
                  <w:marTop w:val="0"/>
                  <w:marBottom w:val="0"/>
                  <w:divBdr>
                    <w:top w:val="none" w:sz="0" w:space="0" w:color="auto"/>
                    <w:left w:val="none" w:sz="0" w:space="0" w:color="auto"/>
                    <w:bottom w:val="none" w:sz="0" w:space="0" w:color="auto"/>
                    <w:right w:val="none" w:sz="0" w:space="0" w:color="auto"/>
                  </w:divBdr>
                  <w:divsChild>
                    <w:div w:id="245311726">
                      <w:marLeft w:val="0"/>
                      <w:marRight w:val="0"/>
                      <w:marTop w:val="0"/>
                      <w:marBottom w:val="0"/>
                      <w:divBdr>
                        <w:top w:val="none" w:sz="0" w:space="0" w:color="auto"/>
                        <w:left w:val="none" w:sz="0" w:space="0" w:color="auto"/>
                        <w:bottom w:val="none" w:sz="0" w:space="0" w:color="auto"/>
                        <w:right w:val="none" w:sz="0" w:space="0" w:color="auto"/>
                      </w:divBdr>
                      <w:divsChild>
                        <w:div w:id="1731034755">
                          <w:marLeft w:val="0"/>
                          <w:marRight w:val="0"/>
                          <w:marTop w:val="0"/>
                          <w:marBottom w:val="0"/>
                          <w:divBdr>
                            <w:top w:val="none" w:sz="0" w:space="0" w:color="auto"/>
                            <w:left w:val="none" w:sz="0" w:space="0" w:color="auto"/>
                            <w:bottom w:val="none" w:sz="0" w:space="0" w:color="auto"/>
                            <w:right w:val="none" w:sz="0" w:space="0" w:color="auto"/>
                          </w:divBdr>
                          <w:divsChild>
                            <w:div w:id="1596549260">
                              <w:marLeft w:val="0"/>
                              <w:marRight w:val="0"/>
                              <w:marTop w:val="0"/>
                              <w:marBottom w:val="0"/>
                              <w:divBdr>
                                <w:top w:val="single" w:sz="6" w:space="4" w:color="auto"/>
                                <w:left w:val="single" w:sz="6" w:space="4" w:color="auto"/>
                                <w:bottom w:val="single" w:sz="6" w:space="4" w:color="auto"/>
                                <w:right w:val="single" w:sz="6" w:space="4" w:color="auto"/>
                              </w:divBdr>
                              <w:divsChild>
                                <w:div w:id="1465806321">
                                  <w:marLeft w:val="0"/>
                                  <w:marRight w:val="0"/>
                                  <w:marTop w:val="0"/>
                                  <w:marBottom w:val="0"/>
                                  <w:divBdr>
                                    <w:top w:val="none" w:sz="0" w:space="0" w:color="auto"/>
                                    <w:left w:val="none" w:sz="0" w:space="0" w:color="auto"/>
                                    <w:bottom w:val="none" w:sz="0" w:space="0" w:color="auto"/>
                                    <w:right w:val="none" w:sz="0" w:space="0" w:color="auto"/>
                                  </w:divBdr>
                                  <w:divsChild>
                                    <w:div w:id="852302058">
                                      <w:marLeft w:val="0"/>
                                      <w:marRight w:val="0"/>
                                      <w:marTop w:val="0"/>
                                      <w:marBottom w:val="0"/>
                                      <w:divBdr>
                                        <w:top w:val="none" w:sz="0" w:space="0" w:color="auto"/>
                                        <w:left w:val="none" w:sz="0" w:space="0" w:color="auto"/>
                                        <w:bottom w:val="none" w:sz="0" w:space="0" w:color="auto"/>
                                        <w:right w:val="none" w:sz="0" w:space="0" w:color="auto"/>
                                      </w:divBdr>
                                      <w:divsChild>
                                        <w:div w:id="323894724">
                                          <w:marLeft w:val="0"/>
                                          <w:marRight w:val="0"/>
                                          <w:marTop w:val="0"/>
                                          <w:marBottom w:val="0"/>
                                          <w:divBdr>
                                            <w:top w:val="none" w:sz="0" w:space="0" w:color="auto"/>
                                            <w:left w:val="none" w:sz="0" w:space="0" w:color="auto"/>
                                            <w:bottom w:val="none" w:sz="0" w:space="0" w:color="auto"/>
                                            <w:right w:val="none" w:sz="0" w:space="0" w:color="auto"/>
                                          </w:divBdr>
                                          <w:divsChild>
                                            <w:div w:id="1978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8372128">
      <w:bodyDiv w:val="1"/>
      <w:marLeft w:val="0"/>
      <w:marRight w:val="0"/>
      <w:marTop w:val="0"/>
      <w:marBottom w:val="0"/>
      <w:divBdr>
        <w:top w:val="none" w:sz="0" w:space="0" w:color="auto"/>
        <w:left w:val="none" w:sz="0" w:space="0" w:color="auto"/>
        <w:bottom w:val="none" w:sz="0" w:space="0" w:color="auto"/>
        <w:right w:val="none" w:sz="0" w:space="0" w:color="auto"/>
      </w:divBdr>
      <w:divsChild>
        <w:div w:id="289436819">
          <w:marLeft w:val="0"/>
          <w:marRight w:val="0"/>
          <w:marTop w:val="0"/>
          <w:marBottom w:val="0"/>
          <w:divBdr>
            <w:top w:val="none" w:sz="0" w:space="0" w:color="auto"/>
            <w:left w:val="none" w:sz="0" w:space="0" w:color="auto"/>
            <w:bottom w:val="none" w:sz="0" w:space="0" w:color="auto"/>
            <w:right w:val="none" w:sz="0" w:space="0" w:color="auto"/>
          </w:divBdr>
          <w:divsChild>
            <w:div w:id="1860390294">
              <w:marLeft w:val="0"/>
              <w:marRight w:val="0"/>
              <w:marTop w:val="0"/>
              <w:marBottom w:val="0"/>
              <w:divBdr>
                <w:top w:val="none" w:sz="0" w:space="0" w:color="auto"/>
                <w:left w:val="none" w:sz="0" w:space="0" w:color="auto"/>
                <w:bottom w:val="none" w:sz="0" w:space="0" w:color="auto"/>
                <w:right w:val="none" w:sz="0" w:space="0" w:color="auto"/>
              </w:divBdr>
              <w:divsChild>
                <w:div w:id="1958902709">
                  <w:marLeft w:val="0"/>
                  <w:marRight w:val="0"/>
                  <w:marTop w:val="0"/>
                  <w:marBottom w:val="0"/>
                  <w:divBdr>
                    <w:top w:val="none" w:sz="0" w:space="0" w:color="auto"/>
                    <w:left w:val="none" w:sz="0" w:space="0" w:color="auto"/>
                    <w:bottom w:val="none" w:sz="0" w:space="0" w:color="auto"/>
                    <w:right w:val="none" w:sz="0" w:space="0" w:color="auto"/>
                  </w:divBdr>
                  <w:divsChild>
                    <w:div w:id="1413157148">
                      <w:marLeft w:val="0"/>
                      <w:marRight w:val="0"/>
                      <w:marTop w:val="0"/>
                      <w:marBottom w:val="0"/>
                      <w:divBdr>
                        <w:top w:val="none" w:sz="0" w:space="0" w:color="auto"/>
                        <w:left w:val="none" w:sz="0" w:space="0" w:color="auto"/>
                        <w:bottom w:val="none" w:sz="0" w:space="0" w:color="auto"/>
                        <w:right w:val="none" w:sz="0" w:space="0" w:color="auto"/>
                      </w:divBdr>
                      <w:divsChild>
                        <w:div w:id="1434474084">
                          <w:marLeft w:val="0"/>
                          <w:marRight w:val="0"/>
                          <w:marTop w:val="0"/>
                          <w:marBottom w:val="0"/>
                          <w:divBdr>
                            <w:top w:val="none" w:sz="0" w:space="0" w:color="auto"/>
                            <w:left w:val="none" w:sz="0" w:space="0" w:color="auto"/>
                            <w:bottom w:val="none" w:sz="0" w:space="0" w:color="auto"/>
                            <w:right w:val="none" w:sz="0" w:space="0" w:color="auto"/>
                          </w:divBdr>
                          <w:divsChild>
                            <w:div w:id="1030380536">
                              <w:marLeft w:val="0"/>
                              <w:marRight w:val="0"/>
                              <w:marTop w:val="0"/>
                              <w:marBottom w:val="0"/>
                              <w:divBdr>
                                <w:top w:val="single" w:sz="6" w:space="4" w:color="auto"/>
                                <w:left w:val="single" w:sz="6" w:space="4" w:color="auto"/>
                                <w:bottom w:val="single" w:sz="6" w:space="4" w:color="auto"/>
                                <w:right w:val="single" w:sz="6" w:space="4" w:color="auto"/>
                              </w:divBdr>
                              <w:divsChild>
                                <w:div w:id="898636870">
                                  <w:marLeft w:val="0"/>
                                  <w:marRight w:val="0"/>
                                  <w:marTop w:val="0"/>
                                  <w:marBottom w:val="0"/>
                                  <w:divBdr>
                                    <w:top w:val="none" w:sz="0" w:space="0" w:color="auto"/>
                                    <w:left w:val="none" w:sz="0" w:space="0" w:color="auto"/>
                                    <w:bottom w:val="none" w:sz="0" w:space="0" w:color="auto"/>
                                    <w:right w:val="none" w:sz="0" w:space="0" w:color="auto"/>
                                  </w:divBdr>
                                  <w:divsChild>
                                    <w:div w:id="597369980">
                                      <w:marLeft w:val="0"/>
                                      <w:marRight w:val="0"/>
                                      <w:marTop w:val="0"/>
                                      <w:marBottom w:val="0"/>
                                      <w:divBdr>
                                        <w:top w:val="none" w:sz="0" w:space="0" w:color="auto"/>
                                        <w:left w:val="none" w:sz="0" w:space="0" w:color="auto"/>
                                        <w:bottom w:val="none" w:sz="0" w:space="0" w:color="auto"/>
                                        <w:right w:val="none" w:sz="0" w:space="0" w:color="auto"/>
                                      </w:divBdr>
                                      <w:divsChild>
                                        <w:div w:id="1195462806">
                                          <w:marLeft w:val="0"/>
                                          <w:marRight w:val="0"/>
                                          <w:marTop w:val="0"/>
                                          <w:marBottom w:val="0"/>
                                          <w:divBdr>
                                            <w:top w:val="none" w:sz="0" w:space="0" w:color="auto"/>
                                            <w:left w:val="none" w:sz="0" w:space="0" w:color="auto"/>
                                            <w:bottom w:val="none" w:sz="0" w:space="0" w:color="auto"/>
                                            <w:right w:val="none" w:sz="0" w:space="0" w:color="auto"/>
                                          </w:divBdr>
                                          <w:divsChild>
                                            <w:div w:id="8574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100410">
      <w:bodyDiv w:val="1"/>
      <w:marLeft w:val="0"/>
      <w:marRight w:val="0"/>
      <w:marTop w:val="0"/>
      <w:marBottom w:val="0"/>
      <w:divBdr>
        <w:top w:val="none" w:sz="0" w:space="0" w:color="auto"/>
        <w:left w:val="none" w:sz="0" w:space="0" w:color="auto"/>
        <w:bottom w:val="none" w:sz="0" w:space="0" w:color="auto"/>
        <w:right w:val="none" w:sz="0" w:space="0" w:color="auto"/>
      </w:divBdr>
    </w:div>
    <w:div w:id="1573083265">
      <w:bodyDiv w:val="1"/>
      <w:marLeft w:val="0"/>
      <w:marRight w:val="0"/>
      <w:marTop w:val="0"/>
      <w:marBottom w:val="0"/>
      <w:divBdr>
        <w:top w:val="none" w:sz="0" w:space="0" w:color="auto"/>
        <w:left w:val="none" w:sz="0" w:space="0" w:color="auto"/>
        <w:bottom w:val="none" w:sz="0" w:space="0" w:color="auto"/>
        <w:right w:val="none" w:sz="0" w:space="0" w:color="auto"/>
      </w:divBdr>
    </w:div>
    <w:div w:id="1607035593">
      <w:bodyDiv w:val="1"/>
      <w:marLeft w:val="0"/>
      <w:marRight w:val="0"/>
      <w:marTop w:val="0"/>
      <w:marBottom w:val="0"/>
      <w:divBdr>
        <w:top w:val="none" w:sz="0" w:space="0" w:color="auto"/>
        <w:left w:val="none" w:sz="0" w:space="0" w:color="auto"/>
        <w:bottom w:val="none" w:sz="0" w:space="0" w:color="auto"/>
        <w:right w:val="none" w:sz="0" w:space="0" w:color="auto"/>
      </w:divBdr>
    </w:div>
    <w:div w:id="1727608965">
      <w:bodyDiv w:val="1"/>
      <w:marLeft w:val="0"/>
      <w:marRight w:val="0"/>
      <w:marTop w:val="0"/>
      <w:marBottom w:val="0"/>
      <w:divBdr>
        <w:top w:val="none" w:sz="0" w:space="0" w:color="auto"/>
        <w:left w:val="none" w:sz="0" w:space="0" w:color="auto"/>
        <w:bottom w:val="none" w:sz="0" w:space="0" w:color="auto"/>
        <w:right w:val="none" w:sz="0" w:space="0" w:color="auto"/>
      </w:divBdr>
      <w:divsChild>
        <w:div w:id="400060780">
          <w:marLeft w:val="0"/>
          <w:marRight w:val="0"/>
          <w:marTop w:val="0"/>
          <w:marBottom w:val="0"/>
          <w:divBdr>
            <w:top w:val="none" w:sz="0" w:space="0" w:color="auto"/>
            <w:left w:val="none" w:sz="0" w:space="0" w:color="auto"/>
            <w:bottom w:val="none" w:sz="0" w:space="0" w:color="auto"/>
            <w:right w:val="none" w:sz="0" w:space="0" w:color="auto"/>
          </w:divBdr>
          <w:divsChild>
            <w:div w:id="1467428317">
              <w:marLeft w:val="0"/>
              <w:marRight w:val="0"/>
              <w:marTop w:val="0"/>
              <w:marBottom w:val="0"/>
              <w:divBdr>
                <w:top w:val="none" w:sz="0" w:space="0" w:color="auto"/>
                <w:left w:val="none" w:sz="0" w:space="0" w:color="auto"/>
                <w:bottom w:val="none" w:sz="0" w:space="0" w:color="auto"/>
                <w:right w:val="none" w:sz="0" w:space="0" w:color="auto"/>
              </w:divBdr>
              <w:divsChild>
                <w:div w:id="754859705">
                  <w:marLeft w:val="0"/>
                  <w:marRight w:val="0"/>
                  <w:marTop w:val="0"/>
                  <w:marBottom w:val="0"/>
                  <w:divBdr>
                    <w:top w:val="none" w:sz="0" w:space="0" w:color="auto"/>
                    <w:left w:val="none" w:sz="0" w:space="0" w:color="auto"/>
                    <w:bottom w:val="none" w:sz="0" w:space="0" w:color="auto"/>
                    <w:right w:val="none" w:sz="0" w:space="0" w:color="auto"/>
                  </w:divBdr>
                  <w:divsChild>
                    <w:div w:id="5062551">
                      <w:marLeft w:val="0"/>
                      <w:marRight w:val="0"/>
                      <w:marTop w:val="0"/>
                      <w:marBottom w:val="0"/>
                      <w:divBdr>
                        <w:top w:val="none" w:sz="0" w:space="0" w:color="auto"/>
                        <w:left w:val="none" w:sz="0" w:space="0" w:color="auto"/>
                        <w:bottom w:val="none" w:sz="0" w:space="0" w:color="auto"/>
                        <w:right w:val="none" w:sz="0" w:space="0" w:color="auto"/>
                      </w:divBdr>
                      <w:divsChild>
                        <w:div w:id="762917528">
                          <w:marLeft w:val="0"/>
                          <w:marRight w:val="0"/>
                          <w:marTop w:val="0"/>
                          <w:marBottom w:val="0"/>
                          <w:divBdr>
                            <w:top w:val="none" w:sz="0" w:space="0" w:color="auto"/>
                            <w:left w:val="none" w:sz="0" w:space="0" w:color="auto"/>
                            <w:bottom w:val="none" w:sz="0" w:space="0" w:color="auto"/>
                            <w:right w:val="none" w:sz="0" w:space="0" w:color="auto"/>
                          </w:divBdr>
                          <w:divsChild>
                            <w:div w:id="2009020051">
                              <w:marLeft w:val="0"/>
                              <w:marRight w:val="0"/>
                              <w:marTop w:val="0"/>
                              <w:marBottom w:val="0"/>
                              <w:divBdr>
                                <w:top w:val="single" w:sz="6" w:space="4" w:color="auto"/>
                                <w:left w:val="single" w:sz="6" w:space="4" w:color="auto"/>
                                <w:bottom w:val="single" w:sz="6" w:space="4" w:color="auto"/>
                                <w:right w:val="single" w:sz="6" w:space="4" w:color="auto"/>
                              </w:divBdr>
                              <w:divsChild>
                                <w:div w:id="1736126457">
                                  <w:marLeft w:val="0"/>
                                  <w:marRight w:val="0"/>
                                  <w:marTop w:val="0"/>
                                  <w:marBottom w:val="0"/>
                                  <w:divBdr>
                                    <w:top w:val="none" w:sz="0" w:space="0" w:color="auto"/>
                                    <w:left w:val="none" w:sz="0" w:space="0" w:color="auto"/>
                                    <w:bottom w:val="none" w:sz="0" w:space="0" w:color="auto"/>
                                    <w:right w:val="none" w:sz="0" w:space="0" w:color="auto"/>
                                  </w:divBdr>
                                  <w:divsChild>
                                    <w:div w:id="1524246510">
                                      <w:marLeft w:val="0"/>
                                      <w:marRight w:val="0"/>
                                      <w:marTop w:val="0"/>
                                      <w:marBottom w:val="0"/>
                                      <w:divBdr>
                                        <w:top w:val="none" w:sz="0" w:space="0" w:color="auto"/>
                                        <w:left w:val="none" w:sz="0" w:space="0" w:color="auto"/>
                                        <w:bottom w:val="none" w:sz="0" w:space="0" w:color="auto"/>
                                        <w:right w:val="none" w:sz="0" w:space="0" w:color="auto"/>
                                      </w:divBdr>
                                      <w:divsChild>
                                        <w:div w:id="941643688">
                                          <w:marLeft w:val="0"/>
                                          <w:marRight w:val="0"/>
                                          <w:marTop w:val="0"/>
                                          <w:marBottom w:val="0"/>
                                          <w:divBdr>
                                            <w:top w:val="none" w:sz="0" w:space="0" w:color="auto"/>
                                            <w:left w:val="none" w:sz="0" w:space="0" w:color="auto"/>
                                            <w:bottom w:val="none" w:sz="0" w:space="0" w:color="auto"/>
                                            <w:right w:val="none" w:sz="0" w:space="0" w:color="auto"/>
                                          </w:divBdr>
                                          <w:divsChild>
                                            <w:div w:id="7361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297779">
      <w:bodyDiv w:val="1"/>
      <w:marLeft w:val="0"/>
      <w:marRight w:val="0"/>
      <w:marTop w:val="0"/>
      <w:marBottom w:val="0"/>
      <w:divBdr>
        <w:top w:val="none" w:sz="0" w:space="0" w:color="auto"/>
        <w:left w:val="none" w:sz="0" w:space="0" w:color="auto"/>
        <w:bottom w:val="none" w:sz="0" w:space="0" w:color="auto"/>
        <w:right w:val="none" w:sz="0" w:space="0" w:color="auto"/>
      </w:divBdr>
      <w:divsChild>
        <w:div w:id="1342975505">
          <w:marLeft w:val="0"/>
          <w:marRight w:val="0"/>
          <w:marTop w:val="0"/>
          <w:marBottom w:val="0"/>
          <w:divBdr>
            <w:top w:val="none" w:sz="0" w:space="0" w:color="auto"/>
            <w:left w:val="none" w:sz="0" w:space="0" w:color="auto"/>
            <w:bottom w:val="none" w:sz="0" w:space="0" w:color="auto"/>
            <w:right w:val="none" w:sz="0" w:space="0" w:color="auto"/>
          </w:divBdr>
          <w:divsChild>
            <w:div w:id="1357658218">
              <w:marLeft w:val="0"/>
              <w:marRight w:val="0"/>
              <w:marTop w:val="0"/>
              <w:marBottom w:val="0"/>
              <w:divBdr>
                <w:top w:val="none" w:sz="0" w:space="0" w:color="auto"/>
                <w:left w:val="none" w:sz="0" w:space="0" w:color="auto"/>
                <w:bottom w:val="none" w:sz="0" w:space="0" w:color="auto"/>
                <w:right w:val="none" w:sz="0" w:space="0" w:color="auto"/>
              </w:divBdr>
              <w:divsChild>
                <w:div w:id="127089336">
                  <w:marLeft w:val="0"/>
                  <w:marRight w:val="0"/>
                  <w:marTop w:val="0"/>
                  <w:marBottom w:val="0"/>
                  <w:divBdr>
                    <w:top w:val="none" w:sz="0" w:space="0" w:color="auto"/>
                    <w:left w:val="none" w:sz="0" w:space="0" w:color="auto"/>
                    <w:bottom w:val="none" w:sz="0" w:space="0" w:color="auto"/>
                    <w:right w:val="none" w:sz="0" w:space="0" w:color="auto"/>
                  </w:divBdr>
                  <w:divsChild>
                    <w:div w:id="1311906044">
                      <w:marLeft w:val="0"/>
                      <w:marRight w:val="0"/>
                      <w:marTop w:val="0"/>
                      <w:marBottom w:val="0"/>
                      <w:divBdr>
                        <w:top w:val="none" w:sz="0" w:space="0" w:color="auto"/>
                        <w:left w:val="none" w:sz="0" w:space="0" w:color="auto"/>
                        <w:bottom w:val="none" w:sz="0" w:space="0" w:color="auto"/>
                        <w:right w:val="none" w:sz="0" w:space="0" w:color="auto"/>
                      </w:divBdr>
                      <w:divsChild>
                        <w:div w:id="514808850">
                          <w:marLeft w:val="0"/>
                          <w:marRight w:val="0"/>
                          <w:marTop w:val="0"/>
                          <w:marBottom w:val="0"/>
                          <w:divBdr>
                            <w:top w:val="none" w:sz="0" w:space="0" w:color="auto"/>
                            <w:left w:val="none" w:sz="0" w:space="0" w:color="auto"/>
                            <w:bottom w:val="none" w:sz="0" w:space="0" w:color="auto"/>
                            <w:right w:val="none" w:sz="0" w:space="0" w:color="auto"/>
                          </w:divBdr>
                          <w:divsChild>
                            <w:div w:id="665137720">
                              <w:marLeft w:val="0"/>
                              <w:marRight w:val="0"/>
                              <w:marTop w:val="0"/>
                              <w:marBottom w:val="0"/>
                              <w:divBdr>
                                <w:top w:val="single" w:sz="6" w:space="4" w:color="auto"/>
                                <w:left w:val="single" w:sz="6" w:space="4" w:color="auto"/>
                                <w:bottom w:val="single" w:sz="6" w:space="4" w:color="auto"/>
                                <w:right w:val="single" w:sz="6" w:space="4" w:color="auto"/>
                              </w:divBdr>
                              <w:divsChild>
                                <w:div w:id="1968387323">
                                  <w:marLeft w:val="0"/>
                                  <w:marRight w:val="0"/>
                                  <w:marTop w:val="0"/>
                                  <w:marBottom w:val="0"/>
                                  <w:divBdr>
                                    <w:top w:val="none" w:sz="0" w:space="0" w:color="auto"/>
                                    <w:left w:val="none" w:sz="0" w:space="0" w:color="auto"/>
                                    <w:bottom w:val="none" w:sz="0" w:space="0" w:color="auto"/>
                                    <w:right w:val="none" w:sz="0" w:space="0" w:color="auto"/>
                                  </w:divBdr>
                                  <w:divsChild>
                                    <w:div w:id="1254361795">
                                      <w:marLeft w:val="0"/>
                                      <w:marRight w:val="0"/>
                                      <w:marTop w:val="0"/>
                                      <w:marBottom w:val="0"/>
                                      <w:divBdr>
                                        <w:top w:val="none" w:sz="0" w:space="0" w:color="auto"/>
                                        <w:left w:val="none" w:sz="0" w:space="0" w:color="auto"/>
                                        <w:bottom w:val="none" w:sz="0" w:space="0" w:color="auto"/>
                                        <w:right w:val="none" w:sz="0" w:space="0" w:color="auto"/>
                                      </w:divBdr>
                                      <w:divsChild>
                                        <w:div w:id="1119107628">
                                          <w:marLeft w:val="0"/>
                                          <w:marRight w:val="0"/>
                                          <w:marTop w:val="0"/>
                                          <w:marBottom w:val="0"/>
                                          <w:divBdr>
                                            <w:top w:val="none" w:sz="0" w:space="0" w:color="auto"/>
                                            <w:left w:val="none" w:sz="0" w:space="0" w:color="auto"/>
                                            <w:bottom w:val="none" w:sz="0" w:space="0" w:color="auto"/>
                                            <w:right w:val="none" w:sz="0" w:space="0" w:color="auto"/>
                                          </w:divBdr>
                                          <w:divsChild>
                                            <w:div w:id="11983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828327">
      <w:bodyDiv w:val="1"/>
      <w:marLeft w:val="0"/>
      <w:marRight w:val="0"/>
      <w:marTop w:val="0"/>
      <w:marBottom w:val="0"/>
      <w:divBdr>
        <w:top w:val="none" w:sz="0" w:space="0" w:color="auto"/>
        <w:left w:val="none" w:sz="0" w:space="0" w:color="auto"/>
        <w:bottom w:val="none" w:sz="0" w:space="0" w:color="auto"/>
        <w:right w:val="none" w:sz="0" w:space="0" w:color="auto"/>
      </w:divBdr>
      <w:divsChild>
        <w:div w:id="1695225049">
          <w:marLeft w:val="0"/>
          <w:marRight w:val="0"/>
          <w:marTop w:val="0"/>
          <w:marBottom w:val="0"/>
          <w:divBdr>
            <w:top w:val="none" w:sz="0" w:space="0" w:color="auto"/>
            <w:left w:val="none" w:sz="0" w:space="0" w:color="auto"/>
            <w:bottom w:val="none" w:sz="0" w:space="0" w:color="auto"/>
            <w:right w:val="none" w:sz="0" w:space="0" w:color="auto"/>
          </w:divBdr>
          <w:divsChild>
            <w:div w:id="513617379">
              <w:marLeft w:val="0"/>
              <w:marRight w:val="0"/>
              <w:marTop w:val="0"/>
              <w:marBottom w:val="0"/>
              <w:divBdr>
                <w:top w:val="none" w:sz="0" w:space="0" w:color="auto"/>
                <w:left w:val="none" w:sz="0" w:space="0" w:color="auto"/>
                <w:bottom w:val="none" w:sz="0" w:space="0" w:color="auto"/>
                <w:right w:val="none" w:sz="0" w:space="0" w:color="auto"/>
              </w:divBdr>
              <w:divsChild>
                <w:div w:id="1388454925">
                  <w:marLeft w:val="0"/>
                  <w:marRight w:val="0"/>
                  <w:marTop w:val="0"/>
                  <w:marBottom w:val="0"/>
                  <w:divBdr>
                    <w:top w:val="none" w:sz="0" w:space="0" w:color="auto"/>
                    <w:left w:val="none" w:sz="0" w:space="0" w:color="auto"/>
                    <w:bottom w:val="none" w:sz="0" w:space="0" w:color="auto"/>
                    <w:right w:val="none" w:sz="0" w:space="0" w:color="auto"/>
                  </w:divBdr>
                  <w:divsChild>
                    <w:div w:id="1887639332">
                      <w:marLeft w:val="0"/>
                      <w:marRight w:val="0"/>
                      <w:marTop w:val="0"/>
                      <w:marBottom w:val="0"/>
                      <w:divBdr>
                        <w:top w:val="none" w:sz="0" w:space="0" w:color="auto"/>
                        <w:left w:val="none" w:sz="0" w:space="0" w:color="auto"/>
                        <w:bottom w:val="none" w:sz="0" w:space="0" w:color="auto"/>
                        <w:right w:val="none" w:sz="0" w:space="0" w:color="auto"/>
                      </w:divBdr>
                      <w:divsChild>
                        <w:div w:id="812677859">
                          <w:marLeft w:val="0"/>
                          <w:marRight w:val="0"/>
                          <w:marTop w:val="0"/>
                          <w:marBottom w:val="0"/>
                          <w:divBdr>
                            <w:top w:val="none" w:sz="0" w:space="0" w:color="auto"/>
                            <w:left w:val="none" w:sz="0" w:space="0" w:color="auto"/>
                            <w:bottom w:val="none" w:sz="0" w:space="0" w:color="auto"/>
                            <w:right w:val="none" w:sz="0" w:space="0" w:color="auto"/>
                          </w:divBdr>
                          <w:divsChild>
                            <w:div w:id="794443111">
                              <w:marLeft w:val="0"/>
                              <w:marRight w:val="0"/>
                              <w:marTop w:val="0"/>
                              <w:marBottom w:val="0"/>
                              <w:divBdr>
                                <w:top w:val="single" w:sz="6" w:space="4" w:color="auto"/>
                                <w:left w:val="single" w:sz="6" w:space="4" w:color="auto"/>
                                <w:bottom w:val="single" w:sz="6" w:space="4" w:color="auto"/>
                                <w:right w:val="single" w:sz="6" w:space="4" w:color="auto"/>
                              </w:divBdr>
                              <w:divsChild>
                                <w:div w:id="962223739">
                                  <w:marLeft w:val="0"/>
                                  <w:marRight w:val="0"/>
                                  <w:marTop w:val="0"/>
                                  <w:marBottom w:val="0"/>
                                  <w:divBdr>
                                    <w:top w:val="none" w:sz="0" w:space="0" w:color="auto"/>
                                    <w:left w:val="none" w:sz="0" w:space="0" w:color="auto"/>
                                    <w:bottom w:val="none" w:sz="0" w:space="0" w:color="auto"/>
                                    <w:right w:val="none" w:sz="0" w:space="0" w:color="auto"/>
                                  </w:divBdr>
                                  <w:divsChild>
                                    <w:div w:id="1214123000">
                                      <w:marLeft w:val="0"/>
                                      <w:marRight w:val="0"/>
                                      <w:marTop w:val="0"/>
                                      <w:marBottom w:val="0"/>
                                      <w:divBdr>
                                        <w:top w:val="none" w:sz="0" w:space="0" w:color="auto"/>
                                        <w:left w:val="none" w:sz="0" w:space="0" w:color="auto"/>
                                        <w:bottom w:val="none" w:sz="0" w:space="0" w:color="auto"/>
                                        <w:right w:val="none" w:sz="0" w:space="0" w:color="auto"/>
                                      </w:divBdr>
                                      <w:divsChild>
                                        <w:div w:id="1050108707">
                                          <w:marLeft w:val="0"/>
                                          <w:marRight w:val="0"/>
                                          <w:marTop w:val="0"/>
                                          <w:marBottom w:val="0"/>
                                          <w:divBdr>
                                            <w:top w:val="none" w:sz="0" w:space="0" w:color="auto"/>
                                            <w:left w:val="none" w:sz="0" w:space="0" w:color="auto"/>
                                            <w:bottom w:val="none" w:sz="0" w:space="0" w:color="auto"/>
                                            <w:right w:val="none" w:sz="0" w:space="0" w:color="auto"/>
                                          </w:divBdr>
                                          <w:divsChild>
                                            <w:div w:id="9507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4958390">
      <w:bodyDiv w:val="1"/>
      <w:marLeft w:val="0"/>
      <w:marRight w:val="0"/>
      <w:marTop w:val="0"/>
      <w:marBottom w:val="0"/>
      <w:divBdr>
        <w:top w:val="none" w:sz="0" w:space="0" w:color="auto"/>
        <w:left w:val="none" w:sz="0" w:space="0" w:color="auto"/>
        <w:bottom w:val="none" w:sz="0" w:space="0" w:color="auto"/>
        <w:right w:val="none" w:sz="0" w:space="0" w:color="auto"/>
      </w:divBdr>
      <w:divsChild>
        <w:div w:id="275719230">
          <w:marLeft w:val="0"/>
          <w:marRight w:val="0"/>
          <w:marTop w:val="0"/>
          <w:marBottom w:val="0"/>
          <w:divBdr>
            <w:top w:val="none" w:sz="0" w:space="0" w:color="auto"/>
            <w:left w:val="none" w:sz="0" w:space="0" w:color="auto"/>
            <w:bottom w:val="none" w:sz="0" w:space="0" w:color="auto"/>
            <w:right w:val="none" w:sz="0" w:space="0" w:color="auto"/>
          </w:divBdr>
          <w:divsChild>
            <w:div w:id="1535115611">
              <w:marLeft w:val="0"/>
              <w:marRight w:val="0"/>
              <w:marTop w:val="0"/>
              <w:marBottom w:val="0"/>
              <w:divBdr>
                <w:top w:val="none" w:sz="0" w:space="0" w:color="auto"/>
                <w:left w:val="none" w:sz="0" w:space="0" w:color="auto"/>
                <w:bottom w:val="none" w:sz="0" w:space="0" w:color="auto"/>
                <w:right w:val="none" w:sz="0" w:space="0" w:color="auto"/>
              </w:divBdr>
              <w:divsChild>
                <w:div w:id="562106315">
                  <w:marLeft w:val="0"/>
                  <w:marRight w:val="0"/>
                  <w:marTop w:val="0"/>
                  <w:marBottom w:val="0"/>
                  <w:divBdr>
                    <w:top w:val="none" w:sz="0" w:space="0" w:color="auto"/>
                    <w:left w:val="none" w:sz="0" w:space="0" w:color="auto"/>
                    <w:bottom w:val="none" w:sz="0" w:space="0" w:color="auto"/>
                    <w:right w:val="none" w:sz="0" w:space="0" w:color="auto"/>
                  </w:divBdr>
                  <w:divsChild>
                    <w:div w:id="1413351919">
                      <w:marLeft w:val="0"/>
                      <w:marRight w:val="0"/>
                      <w:marTop w:val="0"/>
                      <w:marBottom w:val="0"/>
                      <w:divBdr>
                        <w:top w:val="none" w:sz="0" w:space="0" w:color="auto"/>
                        <w:left w:val="none" w:sz="0" w:space="0" w:color="auto"/>
                        <w:bottom w:val="none" w:sz="0" w:space="0" w:color="auto"/>
                        <w:right w:val="none" w:sz="0" w:space="0" w:color="auto"/>
                      </w:divBdr>
                      <w:divsChild>
                        <w:div w:id="21785196">
                          <w:marLeft w:val="0"/>
                          <w:marRight w:val="0"/>
                          <w:marTop w:val="0"/>
                          <w:marBottom w:val="0"/>
                          <w:divBdr>
                            <w:top w:val="none" w:sz="0" w:space="0" w:color="auto"/>
                            <w:left w:val="none" w:sz="0" w:space="0" w:color="auto"/>
                            <w:bottom w:val="none" w:sz="0" w:space="0" w:color="auto"/>
                            <w:right w:val="none" w:sz="0" w:space="0" w:color="auto"/>
                          </w:divBdr>
                          <w:divsChild>
                            <w:div w:id="2095589919">
                              <w:marLeft w:val="0"/>
                              <w:marRight w:val="0"/>
                              <w:marTop w:val="0"/>
                              <w:marBottom w:val="0"/>
                              <w:divBdr>
                                <w:top w:val="single" w:sz="6" w:space="4" w:color="auto"/>
                                <w:left w:val="single" w:sz="6" w:space="4" w:color="auto"/>
                                <w:bottom w:val="single" w:sz="6" w:space="4" w:color="auto"/>
                                <w:right w:val="single" w:sz="6" w:space="4" w:color="auto"/>
                              </w:divBdr>
                              <w:divsChild>
                                <w:div w:id="1248005694">
                                  <w:marLeft w:val="0"/>
                                  <w:marRight w:val="0"/>
                                  <w:marTop w:val="0"/>
                                  <w:marBottom w:val="0"/>
                                  <w:divBdr>
                                    <w:top w:val="none" w:sz="0" w:space="0" w:color="auto"/>
                                    <w:left w:val="none" w:sz="0" w:space="0" w:color="auto"/>
                                    <w:bottom w:val="none" w:sz="0" w:space="0" w:color="auto"/>
                                    <w:right w:val="none" w:sz="0" w:space="0" w:color="auto"/>
                                  </w:divBdr>
                                  <w:divsChild>
                                    <w:div w:id="686175181">
                                      <w:marLeft w:val="0"/>
                                      <w:marRight w:val="0"/>
                                      <w:marTop w:val="0"/>
                                      <w:marBottom w:val="0"/>
                                      <w:divBdr>
                                        <w:top w:val="none" w:sz="0" w:space="0" w:color="auto"/>
                                        <w:left w:val="none" w:sz="0" w:space="0" w:color="auto"/>
                                        <w:bottom w:val="none" w:sz="0" w:space="0" w:color="auto"/>
                                        <w:right w:val="none" w:sz="0" w:space="0" w:color="auto"/>
                                      </w:divBdr>
                                      <w:divsChild>
                                        <w:div w:id="1395472042">
                                          <w:marLeft w:val="0"/>
                                          <w:marRight w:val="0"/>
                                          <w:marTop w:val="0"/>
                                          <w:marBottom w:val="0"/>
                                          <w:divBdr>
                                            <w:top w:val="none" w:sz="0" w:space="0" w:color="auto"/>
                                            <w:left w:val="none" w:sz="0" w:space="0" w:color="auto"/>
                                            <w:bottom w:val="none" w:sz="0" w:space="0" w:color="auto"/>
                                            <w:right w:val="none" w:sz="0" w:space="0" w:color="auto"/>
                                          </w:divBdr>
                                          <w:divsChild>
                                            <w:div w:id="14811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1748393">
      <w:bodyDiv w:val="1"/>
      <w:marLeft w:val="0"/>
      <w:marRight w:val="0"/>
      <w:marTop w:val="0"/>
      <w:marBottom w:val="0"/>
      <w:divBdr>
        <w:top w:val="none" w:sz="0" w:space="0" w:color="auto"/>
        <w:left w:val="none" w:sz="0" w:space="0" w:color="auto"/>
        <w:bottom w:val="none" w:sz="0" w:space="0" w:color="auto"/>
        <w:right w:val="none" w:sz="0" w:space="0" w:color="auto"/>
      </w:divBdr>
      <w:divsChild>
        <w:div w:id="876892555">
          <w:marLeft w:val="0"/>
          <w:marRight w:val="0"/>
          <w:marTop w:val="0"/>
          <w:marBottom w:val="0"/>
          <w:divBdr>
            <w:top w:val="none" w:sz="0" w:space="0" w:color="auto"/>
            <w:left w:val="none" w:sz="0" w:space="0" w:color="auto"/>
            <w:bottom w:val="none" w:sz="0" w:space="0" w:color="auto"/>
            <w:right w:val="none" w:sz="0" w:space="0" w:color="auto"/>
          </w:divBdr>
          <w:divsChild>
            <w:div w:id="342635655">
              <w:marLeft w:val="0"/>
              <w:marRight w:val="0"/>
              <w:marTop w:val="0"/>
              <w:marBottom w:val="0"/>
              <w:divBdr>
                <w:top w:val="none" w:sz="0" w:space="0" w:color="auto"/>
                <w:left w:val="none" w:sz="0" w:space="0" w:color="auto"/>
                <w:bottom w:val="none" w:sz="0" w:space="0" w:color="auto"/>
                <w:right w:val="none" w:sz="0" w:space="0" w:color="auto"/>
              </w:divBdr>
              <w:divsChild>
                <w:div w:id="776364556">
                  <w:marLeft w:val="0"/>
                  <w:marRight w:val="0"/>
                  <w:marTop w:val="0"/>
                  <w:marBottom w:val="0"/>
                  <w:divBdr>
                    <w:top w:val="none" w:sz="0" w:space="0" w:color="auto"/>
                    <w:left w:val="none" w:sz="0" w:space="0" w:color="auto"/>
                    <w:bottom w:val="none" w:sz="0" w:space="0" w:color="auto"/>
                    <w:right w:val="none" w:sz="0" w:space="0" w:color="auto"/>
                  </w:divBdr>
                  <w:divsChild>
                    <w:div w:id="1453552556">
                      <w:marLeft w:val="0"/>
                      <w:marRight w:val="0"/>
                      <w:marTop w:val="0"/>
                      <w:marBottom w:val="0"/>
                      <w:divBdr>
                        <w:top w:val="none" w:sz="0" w:space="0" w:color="auto"/>
                        <w:left w:val="none" w:sz="0" w:space="0" w:color="auto"/>
                        <w:bottom w:val="none" w:sz="0" w:space="0" w:color="auto"/>
                        <w:right w:val="none" w:sz="0" w:space="0" w:color="auto"/>
                      </w:divBdr>
                      <w:divsChild>
                        <w:div w:id="2036540391">
                          <w:marLeft w:val="0"/>
                          <w:marRight w:val="0"/>
                          <w:marTop w:val="0"/>
                          <w:marBottom w:val="0"/>
                          <w:divBdr>
                            <w:top w:val="none" w:sz="0" w:space="0" w:color="auto"/>
                            <w:left w:val="none" w:sz="0" w:space="0" w:color="auto"/>
                            <w:bottom w:val="none" w:sz="0" w:space="0" w:color="auto"/>
                            <w:right w:val="none" w:sz="0" w:space="0" w:color="auto"/>
                          </w:divBdr>
                          <w:divsChild>
                            <w:div w:id="386608598">
                              <w:marLeft w:val="0"/>
                              <w:marRight w:val="0"/>
                              <w:marTop w:val="0"/>
                              <w:marBottom w:val="0"/>
                              <w:divBdr>
                                <w:top w:val="single" w:sz="6" w:space="4" w:color="auto"/>
                                <w:left w:val="single" w:sz="6" w:space="4" w:color="auto"/>
                                <w:bottom w:val="single" w:sz="6" w:space="4" w:color="auto"/>
                                <w:right w:val="single" w:sz="6" w:space="4" w:color="auto"/>
                              </w:divBdr>
                              <w:divsChild>
                                <w:div w:id="1868639873">
                                  <w:marLeft w:val="0"/>
                                  <w:marRight w:val="0"/>
                                  <w:marTop w:val="0"/>
                                  <w:marBottom w:val="0"/>
                                  <w:divBdr>
                                    <w:top w:val="none" w:sz="0" w:space="0" w:color="auto"/>
                                    <w:left w:val="none" w:sz="0" w:space="0" w:color="auto"/>
                                    <w:bottom w:val="none" w:sz="0" w:space="0" w:color="auto"/>
                                    <w:right w:val="none" w:sz="0" w:space="0" w:color="auto"/>
                                  </w:divBdr>
                                  <w:divsChild>
                                    <w:div w:id="2029332636">
                                      <w:marLeft w:val="0"/>
                                      <w:marRight w:val="0"/>
                                      <w:marTop w:val="0"/>
                                      <w:marBottom w:val="0"/>
                                      <w:divBdr>
                                        <w:top w:val="none" w:sz="0" w:space="0" w:color="auto"/>
                                        <w:left w:val="none" w:sz="0" w:space="0" w:color="auto"/>
                                        <w:bottom w:val="none" w:sz="0" w:space="0" w:color="auto"/>
                                        <w:right w:val="none" w:sz="0" w:space="0" w:color="auto"/>
                                      </w:divBdr>
                                      <w:divsChild>
                                        <w:div w:id="1903131273">
                                          <w:marLeft w:val="0"/>
                                          <w:marRight w:val="0"/>
                                          <w:marTop w:val="0"/>
                                          <w:marBottom w:val="0"/>
                                          <w:divBdr>
                                            <w:top w:val="none" w:sz="0" w:space="0" w:color="auto"/>
                                            <w:left w:val="none" w:sz="0" w:space="0" w:color="auto"/>
                                            <w:bottom w:val="none" w:sz="0" w:space="0" w:color="auto"/>
                                            <w:right w:val="none" w:sz="0" w:space="0" w:color="auto"/>
                                          </w:divBdr>
                                          <w:divsChild>
                                            <w:div w:id="1087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1003184">
      <w:bodyDiv w:val="1"/>
      <w:marLeft w:val="0"/>
      <w:marRight w:val="0"/>
      <w:marTop w:val="0"/>
      <w:marBottom w:val="0"/>
      <w:divBdr>
        <w:top w:val="none" w:sz="0" w:space="0" w:color="auto"/>
        <w:left w:val="none" w:sz="0" w:space="0" w:color="auto"/>
        <w:bottom w:val="none" w:sz="0" w:space="0" w:color="auto"/>
        <w:right w:val="none" w:sz="0" w:space="0" w:color="auto"/>
      </w:divBdr>
      <w:divsChild>
        <w:div w:id="967079170">
          <w:marLeft w:val="0"/>
          <w:marRight w:val="0"/>
          <w:marTop w:val="0"/>
          <w:marBottom w:val="0"/>
          <w:divBdr>
            <w:top w:val="none" w:sz="0" w:space="0" w:color="auto"/>
            <w:left w:val="none" w:sz="0" w:space="0" w:color="auto"/>
            <w:bottom w:val="none" w:sz="0" w:space="0" w:color="auto"/>
            <w:right w:val="none" w:sz="0" w:space="0" w:color="auto"/>
          </w:divBdr>
          <w:divsChild>
            <w:div w:id="1245266026">
              <w:marLeft w:val="0"/>
              <w:marRight w:val="0"/>
              <w:marTop w:val="0"/>
              <w:marBottom w:val="0"/>
              <w:divBdr>
                <w:top w:val="none" w:sz="0" w:space="0" w:color="auto"/>
                <w:left w:val="none" w:sz="0" w:space="0" w:color="auto"/>
                <w:bottom w:val="none" w:sz="0" w:space="0" w:color="auto"/>
                <w:right w:val="none" w:sz="0" w:space="0" w:color="auto"/>
              </w:divBdr>
              <w:divsChild>
                <w:div w:id="172846530">
                  <w:marLeft w:val="0"/>
                  <w:marRight w:val="0"/>
                  <w:marTop w:val="0"/>
                  <w:marBottom w:val="0"/>
                  <w:divBdr>
                    <w:top w:val="none" w:sz="0" w:space="0" w:color="auto"/>
                    <w:left w:val="none" w:sz="0" w:space="0" w:color="auto"/>
                    <w:bottom w:val="none" w:sz="0" w:space="0" w:color="auto"/>
                    <w:right w:val="none" w:sz="0" w:space="0" w:color="auto"/>
                  </w:divBdr>
                  <w:divsChild>
                    <w:div w:id="737361648">
                      <w:marLeft w:val="0"/>
                      <w:marRight w:val="0"/>
                      <w:marTop w:val="0"/>
                      <w:marBottom w:val="0"/>
                      <w:divBdr>
                        <w:top w:val="none" w:sz="0" w:space="0" w:color="auto"/>
                        <w:left w:val="none" w:sz="0" w:space="0" w:color="auto"/>
                        <w:bottom w:val="none" w:sz="0" w:space="0" w:color="auto"/>
                        <w:right w:val="none" w:sz="0" w:space="0" w:color="auto"/>
                      </w:divBdr>
                      <w:divsChild>
                        <w:div w:id="192497627">
                          <w:marLeft w:val="0"/>
                          <w:marRight w:val="0"/>
                          <w:marTop w:val="0"/>
                          <w:marBottom w:val="0"/>
                          <w:divBdr>
                            <w:top w:val="none" w:sz="0" w:space="0" w:color="auto"/>
                            <w:left w:val="none" w:sz="0" w:space="0" w:color="auto"/>
                            <w:bottom w:val="none" w:sz="0" w:space="0" w:color="auto"/>
                            <w:right w:val="none" w:sz="0" w:space="0" w:color="auto"/>
                          </w:divBdr>
                          <w:divsChild>
                            <w:div w:id="70741987">
                              <w:marLeft w:val="0"/>
                              <w:marRight w:val="0"/>
                              <w:marTop w:val="0"/>
                              <w:marBottom w:val="0"/>
                              <w:divBdr>
                                <w:top w:val="single" w:sz="6" w:space="4" w:color="auto"/>
                                <w:left w:val="single" w:sz="6" w:space="4" w:color="auto"/>
                                <w:bottom w:val="single" w:sz="6" w:space="4" w:color="auto"/>
                                <w:right w:val="single" w:sz="6" w:space="4" w:color="auto"/>
                              </w:divBdr>
                              <w:divsChild>
                                <w:div w:id="1858614980">
                                  <w:marLeft w:val="0"/>
                                  <w:marRight w:val="0"/>
                                  <w:marTop w:val="0"/>
                                  <w:marBottom w:val="0"/>
                                  <w:divBdr>
                                    <w:top w:val="none" w:sz="0" w:space="0" w:color="auto"/>
                                    <w:left w:val="none" w:sz="0" w:space="0" w:color="auto"/>
                                    <w:bottom w:val="none" w:sz="0" w:space="0" w:color="auto"/>
                                    <w:right w:val="none" w:sz="0" w:space="0" w:color="auto"/>
                                  </w:divBdr>
                                  <w:divsChild>
                                    <w:div w:id="560017261">
                                      <w:marLeft w:val="0"/>
                                      <w:marRight w:val="0"/>
                                      <w:marTop w:val="0"/>
                                      <w:marBottom w:val="0"/>
                                      <w:divBdr>
                                        <w:top w:val="none" w:sz="0" w:space="0" w:color="auto"/>
                                        <w:left w:val="none" w:sz="0" w:space="0" w:color="auto"/>
                                        <w:bottom w:val="none" w:sz="0" w:space="0" w:color="auto"/>
                                        <w:right w:val="none" w:sz="0" w:space="0" w:color="auto"/>
                                      </w:divBdr>
                                      <w:divsChild>
                                        <w:div w:id="243035541">
                                          <w:marLeft w:val="0"/>
                                          <w:marRight w:val="0"/>
                                          <w:marTop w:val="0"/>
                                          <w:marBottom w:val="0"/>
                                          <w:divBdr>
                                            <w:top w:val="none" w:sz="0" w:space="0" w:color="auto"/>
                                            <w:left w:val="none" w:sz="0" w:space="0" w:color="auto"/>
                                            <w:bottom w:val="none" w:sz="0" w:space="0" w:color="auto"/>
                                            <w:right w:val="none" w:sz="0" w:space="0" w:color="auto"/>
                                          </w:divBdr>
                                          <w:divsChild>
                                            <w:div w:id="7601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7304291">
      <w:bodyDiv w:val="1"/>
      <w:marLeft w:val="0"/>
      <w:marRight w:val="0"/>
      <w:marTop w:val="0"/>
      <w:marBottom w:val="0"/>
      <w:divBdr>
        <w:top w:val="none" w:sz="0" w:space="0" w:color="auto"/>
        <w:left w:val="none" w:sz="0" w:space="0" w:color="auto"/>
        <w:bottom w:val="none" w:sz="0" w:space="0" w:color="auto"/>
        <w:right w:val="none" w:sz="0" w:space="0" w:color="auto"/>
      </w:divBdr>
    </w:div>
    <w:div w:id="1874804610">
      <w:bodyDiv w:val="1"/>
      <w:marLeft w:val="0"/>
      <w:marRight w:val="0"/>
      <w:marTop w:val="0"/>
      <w:marBottom w:val="0"/>
      <w:divBdr>
        <w:top w:val="none" w:sz="0" w:space="0" w:color="auto"/>
        <w:left w:val="none" w:sz="0" w:space="0" w:color="auto"/>
        <w:bottom w:val="none" w:sz="0" w:space="0" w:color="auto"/>
        <w:right w:val="none" w:sz="0" w:space="0" w:color="auto"/>
      </w:divBdr>
    </w:div>
    <w:div w:id="1934822101">
      <w:bodyDiv w:val="1"/>
      <w:marLeft w:val="0"/>
      <w:marRight w:val="0"/>
      <w:marTop w:val="0"/>
      <w:marBottom w:val="0"/>
      <w:divBdr>
        <w:top w:val="none" w:sz="0" w:space="0" w:color="auto"/>
        <w:left w:val="none" w:sz="0" w:space="0" w:color="auto"/>
        <w:bottom w:val="none" w:sz="0" w:space="0" w:color="auto"/>
        <w:right w:val="none" w:sz="0" w:space="0" w:color="auto"/>
      </w:divBdr>
      <w:divsChild>
        <w:div w:id="1112899029">
          <w:marLeft w:val="0"/>
          <w:marRight w:val="0"/>
          <w:marTop w:val="0"/>
          <w:marBottom w:val="0"/>
          <w:divBdr>
            <w:top w:val="none" w:sz="0" w:space="0" w:color="auto"/>
            <w:left w:val="none" w:sz="0" w:space="0" w:color="auto"/>
            <w:bottom w:val="none" w:sz="0" w:space="0" w:color="auto"/>
            <w:right w:val="none" w:sz="0" w:space="0" w:color="auto"/>
          </w:divBdr>
          <w:divsChild>
            <w:div w:id="1259367283">
              <w:marLeft w:val="0"/>
              <w:marRight w:val="0"/>
              <w:marTop w:val="0"/>
              <w:marBottom w:val="0"/>
              <w:divBdr>
                <w:top w:val="none" w:sz="0" w:space="0" w:color="auto"/>
                <w:left w:val="none" w:sz="0" w:space="0" w:color="auto"/>
                <w:bottom w:val="none" w:sz="0" w:space="0" w:color="auto"/>
                <w:right w:val="none" w:sz="0" w:space="0" w:color="auto"/>
              </w:divBdr>
              <w:divsChild>
                <w:div w:id="635451705">
                  <w:marLeft w:val="0"/>
                  <w:marRight w:val="0"/>
                  <w:marTop w:val="0"/>
                  <w:marBottom w:val="0"/>
                  <w:divBdr>
                    <w:top w:val="none" w:sz="0" w:space="0" w:color="auto"/>
                    <w:left w:val="none" w:sz="0" w:space="0" w:color="auto"/>
                    <w:bottom w:val="none" w:sz="0" w:space="0" w:color="auto"/>
                    <w:right w:val="none" w:sz="0" w:space="0" w:color="auto"/>
                  </w:divBdr>
                  <w:divsChild>
                    <w:div w:id="497695025">
                      <w:marLeft w:val="0"/>
                      <w:marRight w:val="0"/>
                      <w:marTop w:val="0"/>
                      <w:marBottom w:val="0"/>
                      <w:divBdr>
                        <w:top w:val="none" w:sz="0" w:space="0" w:color="auto"/>
                        <w:left w:val="none" w:sz="0" w:space="0" w:color="auto"/>
                        <w:bottom w:val="none" w:sz="0" w:space="0" w:color="auto"/>
                        <w:right w:val="none" w:sz="0" w:space="0" w:color="auto"/>
                      </w:divBdr>
                      <w:divsChild>
                        <w:div w:id="999113753">
                          <w:marLeft w:val="0"/>
                          <w:marRight w:val="0"/>
                          <w:marTop w:val="0"/>
                          <w:marBottom w:val="0"/>
                          <w:divBdr>
                            <w:top w:val="none" w:sz="0" w:space="0" w:color="auto"/>
                            <w:left w:val="none" w:sz="0" w:space="0" w:color="auto"/>
                            <w:bottom w:val="none" w:sz="0" w:space="0" w:color="auto"/>
                            <w:right w:val="none" w:sz="0" w:space="0" w:color="auto"/>
                          </w:divBdr>
                          <w:divsChild>
                            <w:div w:id="62682889">
                              <w:marLeft w:val="0"/>
                              <w:marRight w:val="0"/>
                              <w:marTop w:val="0"/>
                              <w:marBottom w:val="0"/>
                              <w:divBdr>
                                <w:top w:val="single" w:sz="6" w:space="4" w:color="auto"/>
                                <w:left w:val="single" w:sz="6" w:space="4" w:color="auto"/>
                                <w:bottom w:val="single" w:sz="6" w:space="4" w:color="auto"/>
                                <w:right w:val="single" w:sz="6" w:space="4" w:color="auto"/>
                              </w:divBdr>
                              <w:divsChild>
                                <w:div w:id="766271935">
                                  <w:marLeft w:val="0"/>
                                  <w:marRight w:val="0"/>
                                  <w:marTop w:val="0"/>
                                  <w:marBottom w:val="0"/>
                                  <w:divBdr>
                                    <w:top w:val="none" w:sz="0" w:space="0" w:color="auto"/>
                                    <w:left w:val="none" w:sz="0" w:space="0" w:color="auto"/>
                                    <w:bottom w:val="none" w:sz="0" w:space="0" w:color="auto"/>
                                    <w:right w:val="none" w:sz="0" w:space="0" w:color="auto"/>
                                  </w:divBdr>
                                  <w:divsChild>
                                    <w:div w:id="2004967392">
                                      <w:marLeft w:val="0"/>
                                      <w:marRight w:val="0"/>
                                      <w:marTop w:val="0"/>
                                      <w:marBottom w:val="0"/>
                                      <w:divBdr>
                                        <w:top w:val="none" w:sz="0" w:space="0" w:color="auto"/>
                                        <w:left w:val="none" w:sz="0" w:space="0" w:color="auto"/>
                                        <w:bottom w:val="none" w:sz="0" w:space="0" w:color="auto"/>
                                        <w:right w:val="none" w:sz="0" w:space="0" w:color="auto"/>
                                      </w:divBdr>
                                      <w:divsChild>
                                        <w:div w:id="1040713882">
                                          <w:marLeft w:val="0"/>
                                          <w:marRight w:val="0"/>
                                          <w:marTop w:val="0"/>
                                          <w:marBottom w:val="0"/>
                                          <w:divBdr>
                                            <w:top w:val="none" w:sz="0" w:space="0" w:color="auto"/>
                                            <w:left w:val="none" w:sz="0" w:space="0" w:color="auto"/>
                                            <w:bottom w:val="none" w:sz="0" w:space="0" w:color="auto"/>
                                            <w:right w:val="none" w:sz="0" w:space="0" w:color="auto"/>
                                          </w:divBdr>
                                          <w:divsChild>
                                            <w:div w:id="8312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406865">
      <w:bodyDiv w:val="1"/>
      <w:marLeft w:val="0"/>
      <w:marRight w:val="0"/>
      <w:marTop w:val="0"/>
      <w:marBottom w:val="0"/>
      <w:divBdr>
        <w:top w:val="none" w:sz="0" w:space="0" w:color="auto"/>
        <w:left w:val="none" w:sz="0" w:space="0" w:color="auto"/>
        <w:bottom w:val="none" w:sz="0" w:space="0" w:color="auto"/>
        <w:right w:val="none" w:sz="0" w:space="0" w:color="auto"/>
      </w:divBdr>
    </w:div>
    <w:div w:id="1990161174">
      <w:bodyDiv w:val="1"/>
      <w:marLeft w:val="0"/>
      <w:marRight w:val="0"/>
      <w:marTop w:val="0"/>
      <w:marBottom w:val="0"/>
      <w:divBdr>
        <w:top w:val="none" w:sz="0" w:space="0" w:color="auto"/>
        <w:left w:val="none" w:sz="0" w:space="0" w:color="auto"/>
        <w:bottom w:val="none" w:sz="0" w:space="0" w:color="auto"/>
        <w:right w:val="none" w:sz="0" w:space="0" w:color="auto"/>
      </w:divBdr>
    </w:div>
    <w:div w:id="1993681827">
      <w:bodyDiv w:val="1"/>
      <w:marLeft w:val="0"/>
      <w:marRight w:val="0"/>
      <w:marTop w:val="0"/>
      <w:marBottom w:val="0"/>
      <w:divBdr>
        <w:top w:val="none" w:sz="0" w:space="0" w:color="auto"/>
        <w:left w:val="none" w:sz="0" w:space="0" w:color="auto"/>
        <w:bottom w:val="none" w:sz="0" w:space="0" w:color="auto"/>
        <w:right w:val="none" w:sz="0" w:space="0" w:color="auto"/>
      </w:divBdr>
      <w:divsChild>
        <w:div w:id="436096479">
          <w:marLeft w:val="0"/>
          <w:marRight w:val="0"/>
          <w:marTop w:val="0"/>
          <w:marBottom w:val="0"/>
          <w:divBdr>
            <w:top w:val="none" w:sz="0" w:space="0" w:color="auto"/>
            <w:left w:val="none" w:sz="0" w:space="0" w:color="auto"/>
            <w:bottom w:val="none" w:sz="0" w:space="0" w:color="auto"/>
            <w:right w:val="none" w:sz="0" w:space="0" w:color="auto"/>
          </w:divBdr>
          <w:divsChild>
            <w:div w:id="1994603501">
              <w:marLeft w:val="0"/>
              <w:marRight w:val="0"/>
              <w:marTop w:val="0"/>
              <w:marBottom w:val="0"/>
              <w:divBdr>
                <w:top w:val="none" w:sz="0" w:space="0" w:color="auto"/>
                <w:left w:val="none" w:sz="0" w:space="0" w:color="auto"/>
                <w:bottom w:val="none" w:sz="0" w:space="0" w:color="auto"/>
                <w:right w:val="none" w:sz="0" w:space="0" w:color="auto"/>
              </w:divBdr>
              <w:divsChild>
                <w:div w:id="1299723080">
                  <w:marLeft w:val="0"/>
                  <w:marRight w:val="0"/>
                  <w:marTop w:val="0"/>
                  <w:marBottom w:val="0"/>
                  <w:divBdr>
                    <w:top w:val="none" w:sz="0" w:space="0" w:color="auto"/>
                    <w:left w:val="none" w:sz="0" w:space="0" w:color="auto"/>
                    <w:bottom w:val="none" w:sz="0" w:space="0" w:color="auto"/>
                    <w:right w:val="none" w:sz="0" w:space="0" w:color="auto"/>
                  </w:divBdr>
                  <w:divsChild>
                    <w:div w:id="1191727061">
                      <w:marLeft w:val="0"/>
                      <w:marRight w:val="0"/>
                      <w:marTop w:val="0"/>
                      <w:marBottom w:val="0"/>
                      <w:divBdr>
                        <w:top w:val="none" w:sz="0" w:space="0" w:color="auto"/>
                        <w:left w:val="none" w:sz="0" w:space="0" w:color="auto"/>
                        <w:bottom w:val="none" w:sz="0" w:space="0" w:color="auto"/>
                        <w:right w:val="none" w:sz="0" w:space="0" w:color="auto"/>
                      </w:divBdr>
                      <w:divsChild>
                        <w:div w:id="1470050">
                          <w:marLeft w:val="0"/>
                          <w:marRight w:val="0"/>
                          <w:marTop w:val="0"/>
                          <w:marBottom w:val="0"/>
                          <w:divBdr>
                            <w:top w:val="none" w:sz="0" w:space="0" w:color="auto"/>
                            <w:left w:val="none" w:sz="0" w:space="0" w:color="auto"/>
                            <w:bottom w:val="none" w:sz="0" w:space="0" w:color="auto"/>
                            <w:right w:val="none" w:sz="0" w:space="0" w:color="auto"/>
                          </w:divBdr>
                          <w:divsChild>
                            <w:div w:id="1461150577">
                              <w:marLeft w:val="0"/>
                              <w:marRight w:val="0"/>
                              <w:marTop w:val="0"/>
                              <w:marBottom w:val="0"/>
                              <w:divBdr>
                                <w:top w:val="single" w:sz="6" w:space="4" w:color="auto"/>
                                <w:left w:val="single" w:sz="6" w:space="4" w:color="auto"/>
                                <w:bottom w:val="single" w:sz="6" w:space="4" w:color="auto"/>
                                <w:right w:val="single" w:sz="6" w:space="4" w:color="auto"/>
                              </w:divBdr>
                              <w:divsChild>
                                <w:div w:id="543981215">
                                  <w:marLeft w:val="0"/>
                                  <w:marRight w:val="0"/>
                                  <w:marTop w:val="0"/>
                                  <w:marBottom w:val="0"/>
                                  <w:divBdr>
                                    <w:top w:val="none" w:sz="0" w:space="0" w:color="auto"/>
                                    <w:left w:val="none" w:sz="0" w:space="0" w:color="auto"/>
                                    <w:bottom w:val="none" w:sz="0" w:space="0" w:color="auto"/>
                                    <w:right w:val="none" w:sz="0" w:space="0" w:color="auto"/>
                                  </w:divBdr>
                                  <w:divsChild>
                                    <w:div w:id="964655827">
                                      <w:marLeft w:val="0"/>
                                      <w:marRight w:val="0"/>
                                      <w:marTop w:val="0"/>
                                      <w:marBottom w:val="0"/>
                                      <w:divBdr>
                                        <w:top w:val="none" w:sz="0" w:space="0" w:color="auto"/>
                                        <w:left w:val="none" w:sz="0" w:space="0" w:color="auto"/>
                                        <w:bottom w:val="none" w:sz="0" w:space="0" w:color="auto"/>
                                        <w:right w:val="none" w:sz="0" w:space="0" w:color="auto"/>
                                      </w:divBdr>
                                      <w:divsChild>
                                        <w:div w:id="1652177872">
                                          <w:marLeft w:val="0"/>
                                          <w:marRight w:val="0"/>
                                          <w:marTop w:val="0"/>
                                          <w:marBottom w:val="0"/>
                                          <w:divBdr>
                                            <w:top w:val="none" w:sz="0" w:space="0" w:color="auto"/>
                                            <w:left w:val="none" w:sz="0" w:space="0" w:color="auto"/>
                                            <w:bottom w:val="none" w:sz="0" w:space="0" w:color="auto"/>
                                            <w:right w:val="none" w:sz="0" w:space="0" w:color="auto"/>
                                          </w:divBdr>
                                          <w:divsChild>
                                            <w:div w:id="12970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6825677">
      <w:bodyDiv w:val="1"/>
      <w:marLeft w:val="0"/>
      <w:marRight w:val="0"/>
      <w:marTop w:val="0"/>
      <w:marBottom w:val="0"/>
      <w:divBdr>
        <w:top w:val="none" w:sz="0" w:space="0" w:color="auto"/>
        <w:left w:val="none" w:sz="0" w:space="0" w:color="auto"/>
        <w:bottom w:val="none" w:sz="0" w:space="0" w:color="auto"/>
        <w:right w:val="none" w:sz="0" w:space="0" w:color="auto"/>
      </w:divBdr>
      <w:divsChild>
        <w:div w:id="1401518185">
          <w:marLeft w:val="0"/>
          <w:marRight w:val="0"/>
          <w:marTop w:val="0"/>
          <w:marBottom w:val="0"/>
          <w:divBdr>
            <w:top w:val="none" w:sz="0" w:space="0" w:color="auto"/>
            <w:left w:val="none" w:sz="0" w:space="0" w:color="auto"/>
            <w:bottom w:val="none" w:sz="0" w:space="0" w:color="auto"/>
            <w:right w:val="none" w:sz="0" w:space="0" w:color="auto"/>
          </w:divBdr>
          <w:divsChild>
            <w:div w:id="1402217543">
              <w:marLeft w:val="0"/>
              <w:marRight w:val="0"/>
              <w:marTop w:val="0"/>
              <w:marBottom w:val="0"/>
              <w:divBdr>
                <w:top w:val="none" w:sz="0" w:space="0" w:color="auto"/>
                <w:left w:val="none" w:sz="0" w:space="0" w:color="auto"/>
                <w:bottom w:val="none" w:sz="0" w:space="0" w:color="auto"/>
                <w:right w:val="none" w:sz="0" w:space="0" w:color="auto"/>
              </w:divBdr>
              <w:divsChild>
                <w:div w:id="760485992">
                  <w:marLeft w:val="0"/>
                  <w:marRight w:val="0"/>
                  <w:marTop w:val="0"/>
                  <w:marBottom w:val="0"/>
                  <w:divBdr>
                    <w:top w:val="none" w:sz="0" w:space="0" w:color="auto"/>
                    <w:left w:val="none" w:sz="0" w:space="0" w:color="auto"/>
                    <w:bottom w:val="none" w:sz="0" w:space="0" w:color="auto"/>
                    <w:right w:val="none" w:sz="0" w:space="0" w:color="auto"/>
                  </w:divBdr>
                  <w:divsChild>
                    <w:div w:id="2129231438">
                      <w:marLeft w:val="0"/>
                      <w:marRight w:val="0"/>
                      <w:marTop w:val="0"/>
                      <w:marBottom w:val="0"/>
                      <w:divBdr>
                        <w:top w:val="none" w:sz="0" w:space="0" w:color="auto"/>
                        <w:left w:val="none" w:sz="0" w:space="0" w:color="auto"/>
                        <w:bottom w:val="none" w:sz="0" w:space="0" w:color="auto"/>
                        <w:right w:val="none" w:sz="0" w:space="0" w:color="auto"/>
                      </w:divBdr>
                      <w:divsChild>
                        <w:div w:id="1563786339">
                          <w:marLeft w:val="0"/>
                          <w:marRight w:val="0"/>
                          <w:marTop w:val="0"/>
                          <w:marBottom w:val="0"/>
                          <w:divBdr>
                            <w:top w:val="none" w:sz="0" w:space="0" w:color="auto"/>
                            <w:left w:val="none" w:sz="0" w:space="0" w:color="auto"/>
                            <w:bottom w:val="none" w:sz="0" w:space="0" w:color="auto"/>
                            <w:right w:val="none" w:sz="0" w:space="0" w:color="auto"/>
                          </w:divBdr>
                          <w:divsChild>
                            <w:div w:id="503711100">
                              <w:marLeft w:val="0"/>
                              <w:marRight w:val="0"/>
                              <w:marTop w:val="0"/>
                              <w:marBottom w:val="0"/>
                              <w:divBdr>
                                <w:top w:val="single" w:sz="6" w:space="4" w:color="auto"/>
                                <w:left w:val="single" w:sz="6" w:space="4" w:color="auto"/>
                                <w:bottom w:val="single" w:sz="6" w:space="4" w:color="auto"/>
                                <w:right w:val="single" w:sz="6" w:space="4" w:color="auto"/>
                              </w:divBdr>
                              <w:divsChild>
                                <w:div w:id="1034424569">
                                  <w:marLeft w:val="0"/>
                                  <w:marRight w:val="0"/>
                                  <w:marTop w:val="0"/>
                                  <w:marBottom w:val="0"/>
                                  <w:divBdr>
                                    <w:top w:val="none" w:sz="0" w:space="0" w:color="auto"/>
                                    <w:left w:val="none" w:sz="0" w:space="0" w:color="auto"/>
                                    <w:bottom w:val="none" w:sz="0" w:space="0" w:color="auto"/>
                                    <w:right w:val="none" w:sz="0" w:space="0" w:color="auto"/>
                                  </w:divBdr>
                                  <w:divsChild>
                                    <w:div w:id="1384132593">
                                      <w:marLeft w:val="0"/>
                                      <w:marRight w:val="0"/>
                                      <w:marTop w:val="0"/>
                                      <w:marBottom w:val="0"/>
                                      <w:divBdr>
                                        <w:top w:val="none" w:sz="0" w:space="0" w:color="auto"/>
                                        <w:left w:val="none" w:sz="0" w:space="0" w:color="auto"/>
                                        <w:bottom w:val="none" w:sz="0" w:space="0" w:color="auto"/>
                                        <w:right w:val="none" w:sz="0" w:space="0" w:color="auto"/>
                                      </w:divBdr>
                                      <w:divsChild>
                                        <w:div w:id="2061436650">
                                          <w:marLeft w:val="0"/>
                                          <w:marRight w:val="0"/>
                                          <w:marTop w:val="0"/>
                                          <w:marBottom w:val="0"/>
                                          <w:divBdr>
                                            <w:top w:val="none" w:sz="0" w:space="0" w:color="auto"/>
                                            <w:left w:val="none" w:sz="0" w:space="0" w:color="auto"/>
                                            <w:bottom w:val="none" w:sz="0" w:space="0" w:color="auto"/>
                                            <w:right w:val="none" w:sz="0" w:space="0" w:color="auto"/>
                                          </w:divBdr>
                                          <w:divsChild>
                                            <w:div w:id="9635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0949878">
      <w:bodyDiv w:val="1"/>
      <w:marLeft w:val="0"/>
      <w:marRight w:val="0"/>
      <w:marTop w:val="0"/>
      <w:marBottom w:val="0"/>
      <w:divBdr>
        <w:top w:val="none" w:sz="0" w:space="0" w:color="auto"/>
        <w:left w:val="none" w:sz="0" w:space="0" w:color="auto"/>
        <w:bottom w:val="none" w:sz="0" w:space="0" w:color="auto"/>
        <w:right w:val="none" w:sz="0" w:space="0" w:color="auto"/>
      </w:divBdr>
      <w:divsChild>
        <w:div w:id="308873920">
          <w:marLeft w:val="0"/>
          <w:marRight w:val="0"/>
          <w:marTop w:val="0"/>
          <w:marBottom w:val="0"/>
          <w:divBdr>
            <w:top w:val="none" w:sz="0" w:space="0" w:color="auto"/>
            <w:left w:val="none" w:sz="0" w:space="0" w:color="auto"/>
            <w:bottom w:val="none" w:sz="0" w:space="0" w:color="auto"/>
            <w:right w:val="none" w:sz="0" w:space="0" w:color="auto"/>
          </w:divBdr>
          <w:divsChild>
            <w:div w:id="373119423">
              <w:marLeft w:val="0"/>
              <w:marRight w:val="0"/>
              <w:marTop w:val="0"/>
              <w:marBottom w:val="0"/>
              <w:divBdr>
                <w:top w:val="none" w:sz="0" w:space="0" w:color="auto"/>
                <w:left w:val="none" w:sz="0" w:space="0" w:color="auto"/>
                <w:bottom w:val="none" w:sz="0" w:space="0" w:color="auto"/>
                <w:right w:val="none" w:sz="0" w:space="0" w:color="auto"/>
              </w:divBdr>
              <w:divsChild>
                <w:div w:id="207843650">
                  <w:marLeft w:val="0"/>
                  <w:marRight w:val="0"/>
                  <w:marTop w:val="0"/>
                  <w:marBottom w:val="0"/>
                  <w:divBdr>
                    <w:top w:val="none" w:sz="0" w:space="0" w:color="auto"/>
                    <w:left w:val="none" w:sz="0" w:space="0" w:color="auto"/>
                    <w:bottom w:val="none" w:sz="0" w:space="0" w:color="auto"/>
                    <w:right w:val="none" w:sz="0" w:space="0" w:color="auto"/>
                  </w:divBdr>
                  <w:divsChild>
                    <w:div w:id="313530670">
                      <w:marLeft w:val="0"/>
                      <w:marRight w:val="0"/>
                      <w:marTop w:val="0"/>
                      <w:marBottom w:val="0"/>
                      <w:divBdr>
                        <w:top w:val="none" w:sz="0" w:space="0" w:color="auto"/>
                        <w:left w:val="none" w:sz="0" w:space="0" w:color="auto"/>
                        <w:bottom w:val="none" w:sz="0" w:space="0" w:color="auto"/>
                        <w:right w:val="none" w:sz="0" w:space="0" w:color="auto"/>
                      </w:divBdr>
                      <w:divsChild>
                        <w:div w:id="650257861">
                          <w:marLeft w:val="0"/>
                          <w:marRight w:val="0"/>
                          <w:marTop w:val="0"/>
                          <w:marBottom w:val="0"/>
                          <w:divBdr>
                            <w:top w:val="none" w:sz="0" w:space="0" w:color="auto"/>
                            <w:left w:val="none" w:sz="0" w:space="0" w:color="auto"/>
                            <w:bottom w:val="none" w:sz="0" w:space="0" w:color="auto"/>
                            <w:right w:val="none" w:sz="0" w:space="0" w:color="auto"/>
                          </w:divBdr>
                          <w:divsChild>
                            <w:div w:id="1432361096">
                              <w:marLeft w:val="0"/>
                              <w:marRight w:val="0"/>
                              <w:marTop w:val="0"/>
                              <w:marBottom w:val="0"/>
                              <w:divBdr>
                                <w:top w:val="single" w:sz="6" w:space="4" w:color="auto"/>
                                <w:left w:val="single" w:sz="6" w:space="4" w:color="auto"/>
                                <w:bottom w:val="single" w:sz="6" w:space="4" w:color="auto"/>
                                <w:right w:val="single" w:sz="6" w:space="4" w:color="auto"/>
                              </w:divBdr>
                              <w:divsChild>
                                <w:div w:id="24331531">
                                  <w:marLeft w:val="0"/>
                                  <w:marRight w:val="0"/>
                                  <w:marTop w:val="0"/>
                                  <w:marBottom w:val="0"/>
                                  <w:divBdr>
                                    <w:top w:val="none" w:sz="0" w:space="0" w:color="auto"/>
                                    <w:left w:val="none" w:sz="0" w:space="0" w:color="auto"/>
                                    <w:bottom w:val="none" w:sz="0" w:space="0" w:color="auto"/>
                                    <w:right w:val="none" w:sz="0" w:space="0" w:color="auto"/>
                                  </w:divBdr>
                                  <w:divsChild>
                                    <w:div w:id="924609267">
                                      <w:marLeft w:val="0"/>
                                      <w:marRight w:val="0"/>
                                      <w:marTop w:val="0"/>
                                      <w:marBottom w:val="0"/>
                                      <w:divBdr>
                                        <w:top w:val="none" w:sz="0" w:space="0" w:color="auto"/>
                                        <w:left w:val="none" w:sz="0" w:space="0" w:color="auto"/>
                                        <w:bottom w:val="none" w:sz="0" w:space="0" w:color="auto"/>
                                        <w:right w:val="none" w:sz="0" w:space="0" w:color="auto"/>
                                      </w:divBdr>
                                      <w:divsChild>
                                        <w:div w:id="993067326">
                                          <w:marLeft w:val="0"/>
                                          <w:marRight w:val="0"/>
                                          <w:marTop w:val="0"/>
                                          <w:marBottom w:val="0"/>
                                          <w:divBdr>
                                            <w:top w:val="none" w:sz="0" w:space="0" w:color="auto"/>
                                            <w:left w:val="none" w:sz="0" w:space="0" w:color="auto"/>
                                            <w:bottom w:val="none" w:sz="0" w:space="0" w:color="auto"/>
                                            <w:right w:val="none" w:sz="0" w:space="0" w:color="auto"/>
                                          </w:divBdr>
                                          <w:divsChild>
                                            <w:div w:id="13864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efficient_of_determination"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dmlc/xgboost"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attrek.com/statistics/dictionary.aspx?definition=coefficient_of_determination"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9B454-5D79-4F0B-AA35-A0E90A0E4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7158</TotalTime>
  <Pages>17</Pages>
  <Words>4092</Words>
  <Characters>23330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Maňák</dc:creator>
  <cp:keywords/>
  <dc:description/>
  <cp:lastModifiedBy>Jiří Maňák</cp:lastModifiedBy>
  <cp:revision>36</cp:revision>
  <cp:lastPrinted>2017-08-14T15:38:00Z</cp:lastPrinted>
  <dcterms:created xsi:type="dcterms:W3CDTF">2017-08-05T08:02:00Z</dcterms:created>
  <dcterms:modified xsi:type="dcterms:W3CDTF">2017-08-14T15:39:00Z</dcterms:modified>
</cp:coreProperties>
</file>